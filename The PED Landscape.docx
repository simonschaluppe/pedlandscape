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C678F5" w14:textId="77777777" w:rsidR="003D11E1" w:rsidRPr="003D11E1" w:rsidRDefault="003D11E1" w:rsidP="003D11E1">
      <w:pPr>
        <w:spacing w:after="0" w:line="240" w:lineRule="auto"/>
        <w:rPr>
          <w:rFonts w:ascii="Times New Roman" w:eastAsia="Times New Roman" w:hAnsi="Times New Roman" w:cs="Times New Roman"/>
          <w:kern w:val="0"/>
          <w:sz w:val="24"/>
          <w:szCs w:val="24"/>
          <w:lang w:eastAsia="de-AT"/>
          <w14:ligatures w14:val="none"/>
        </w:rPr>
      </w:pPr>
    </w:p>
    <w:p w14:paraId="7E1B38B9" w14:textId="4E206486" w:rsidR="003D11E1" w:rsidRPr="003D11E1" w:rsidRDefault="003D11E1" w:rsidP="003D11E1">
      <w:pPr>
        <w:spacing w:after="60" w:line="240" w:lineRule="auto"/>
        <w:rPr>
          <w:rFonts w:ascii="Times New Roman" w:eastAsia="Times New Roman" w:hAnsi="Times New Roman" w:cs="Times New Roman"/>
          <w:kern w:val="0"/>
          <w:sz w:val="24"/>
          <w:szCs w:val="24"/>
          <w:lang w:val="en-US" w:eastAsia="de-AT"/>
          <w14:ligatures w14:val="none"/>
        </w:rPr>
      </w:pPr>
      <w:r w:rsidRPr="003D11E1">
        <w:rPr>
          <w:rFonts w:ascii="Arial" w:eastAsia="Times New Roman" w:hAnsi="Arial" w:cs="Arial"/>
          <w:color w:val="000000"/>
          <w:kern w:val="0"/>
          <w:sz w:val="52"/>
          <w:szCs w:val="52"/>
          <w:lang w:val="en-US" w:eastAsia="de-AT"/>
          <w14:ligatures w14:val="none"/>
        </w:rPr>
        <w:t>The PED Landscape</w:t>
      </w:r>
    </w:p>
    <w:p w14:paraId="755C1CB8" w14:textId="77777777" w:rsidR="003D11E1" w:rsidRPr="003D11E1" w:rsidRDefault="003D11E1" w:rsidP="003D11E1">
      <w:pPr>
        <w:spacing w:after="320" w:line="240" w:lineRule="auto"/>
        <w:rPr>
          <w:rFonts w:ascii="Times New Roman" w:eastAsia="Times New Roman" w:hAnsi="Times New Roman" w:cs="Times New Roman"/>
          <w:kern w:val="0"/>
          <w:sz w:val="24"/>
          <w:szCs w:val="24"/>
          <w:lang w:val="en-US" w:eastAsia="de-AT"/>
          <w14:ligatures w14:val="none"/>
        </w:rPr>
      </w:pPr>
      <w:r w:rsidRPr="003D11E1">
        <w:rPr>
          <w:rFonts w:ascii="Arial" w:eastAsia="Times New Roman" w:hAnsi="Arial" w:cs="Arial"/>
          <w:color w:val="666666"/>
          <w:kern w:val="0"/>
          <w:sz w:val="30"/>
          <w:szCs w:val="30"/>
          <w:lang w:val="en-US" w:eastAsia="de-AT"/>
          <w14:ligatures w14:val="none"/>
        </w:rPr>
        <w:t>A topological map of Positive Energy District Topics, Projects and Results</w:t>
      </w:r>
    </w:p>
    <w:p w14:paraId="09DDF2A0" w14:textId="294A221C" w:rsidR="003D11E1" w:rsidRDefault="00F45C50" w:rsidP="003D11E1">
      <w:pPr>
        <w:spacing w:after="0" w:line="240" w:lineRule="auto"/>
        <w:rPr>
          <w:rFonts w:ascii="Arial" w:eastAsia="Times New Roman" w:hAnsi="Arial" w:cs="Arial"/>
          <w:color w:val="000000"/>
          <w:kern w:val="0"/>
          <w:lang w:val="en-US" w:eastAsia="de-AT"/>
          <w14:ligatures w14:val="none"/>
        </w:rPr>
      </w:pPr>
      <w:ins w:id="0" w:author="Simon Schneider" w:date="2025-02-25T09:34:00Z" w16du:dateUtc="2025-02-25T08:34:00Z">
        <w:r>
          <w:rPr>
            <w:rFonts w:ascii="Arial" w:eastAsia="Times New Roman" w:hAnsi="Arial" w:cs="Arial"/>
            <w:color w:val="000000"/>
            <w:kern w:val="0"/>
            <w:lang w:val="en-US" w:eastAsia="de-AT"/>
            <w14:ligatures w14:val="none"/>
          </w:rPr>
          <w:t xml:space="preserve">Simon Schneider, </w:t>
        </w:r>
      </w:ins>
      <w:r w:rsidR="003D11E1" w:rsidRPr="003D11E1">
        <w:rPr>
          <w:rFonts w:ascii="Arial" w:eastAsia="Times New Roman" w:hAnsi="Arial" w:cs="Arial"/>
          <w:color w:val="000000"/>
          <w:kern w:val="0"/>
          <w:lang w:val="en-US" w:eastAsia="de-AT"/>
          <w14:ligatures w14:val="none"/>
        </w:rPr>
        <w:t>DUT E</w:t>
      </w:r>
      <w:r w:rsidR="00E67195">
        <w:rPr>
          <w:rFonts w:ascii="Arial" w:eastAsia="Times New Roman" w:hAnsi="Arial" w:cs="Arial"/>
          <w:color w:val="000000"/>
          <w:kern w:val="0"/>
          <w:lang w:val="en-US" w:eastAsia="de-AT"/>
          <w14:ligatures w14:val="none"/>
        </w:rPr>
        <w:t>xpert Support Facility</w:t>
      </w:r>
    </w:p>
    <w:p w14:paraId="6C32A54A" w14:textId="65B2759B" w:rsidR="00EB7751" w:rsidRDefault="00EB7751" w:rsidP="00EB7751">
      <w:pPr>
        <w:pStyle w:val="berschrift1"/>
        <w:rPr>
          <w:rFonts w:eastAsia="Times New Roman"/>
          <w:lang w:val="en-US" w:eastAsia="de-AT"/>
        </w:rPr>
      </w:pPr>
      <w:r>
        <w:rPr>
          <w:rFonts w:eastAsia="Times New Roman"/>
          <w:lang w:val="en-US" w:eastAsia="de-AT"/>
        </w:rPr>
        <w:t>Abstract</w:t>
      </w:r>
    </w:p>
    <w:p w14:paraId="71E3E417" w14:textId="4F48EDAC" w:rsidR="00EB7751" w:rsidRPr="00EB7751" w:rsidRDefault="00EB7751" w:rsidP="00EB7751">
      <w:pPr>
        <w:rPr>
          <w:lang w:val="en-US" w:eastAsia="de-AT"/>
        </w:rPr>
      </w:pPr>
      <w:r w:rsidRPr="00EB7751">
        <w:rPr>
          <w:lang w:val="en-US" w:eastAsia="de-AT"/>
        </w:rPr>
        <w:t>Positive Energy Districts (PEDs) embody a transformative concept for sustainable urban development, integrating energy planning at the district level to create neighborhoods that generate more energy than they consume. Despite their potential, the broad and adaptable nature of PEDs has led to varied interpretations and fragmented applications, influenced by local contexts, priorities, and constraints. This paper introduces the “PED Landscape,” a comprehensive topological map</w:t>
      </w:r>
      <w:r w:rsidR="00185C21">
        <w:rPr>
          <w:lang w:val="en-US" w:eastAsia="de-AT"/>
        </w:rPr>
        <w:t xml:space="preserve"> of visually represented keywords</w:t>
      </w:r>
      <w:r w:rsidRPr="00EB7751">
        <w:rPr>
          <w:lang w:val="en-US" w:eastAsia="de-AT"/>
        </w:rPr>
        <w:t xml:space="preserve"> designed to navigate the diverse and complex realm of PED topics, projects, and outcomes.</w:t>
      </w:r>
    </w:p>
    <w:p w14:paraId="4EB23ACB" w14:textId="2E6F3130" w:rsidR="00EB7751" w:rsidRDefault="00EB7751" w:rsidP="00EB7751">
      <w:pPr>
        <w:rPr>
          <w:lang w:val="en-US" w:eastAsia="de-AT"/>
        </w:rPr>
      </w:pPr>
      <w:r w:rsidRPr="00EB7751">
        <w:rPr>
          <w:lang w:val="en-US" w:eastAsia="de-AT"/>
        </w:rPr>
        <w:t xml:space="preserve">Utilizing the PESTEL framework (Political, Economic, Social, Technological, Environmental, and Legal), the PED Landscape organizes PED </w:t>
      </w:r>
      <w:r w:rsidR="0061214E">
        <w:rPr>
          <w:lang w:val="en-US" w:eastAsia="de-AT"/>
        </w:rPr>
        <w:t xml:space="preserve">activities </w:t>
      </w:r>
      <w:r w:rsidR="00975152">
        <w:rPr>
          <w:lang w:val="en-US" w:eastAsia="de-AT"/>
        </w:rPr>
        <w:t>into</w:t>
      </w:r>
      <w:r w:rsidR="00230B23">
        <w:rPr>
          <w:lang w:val="en-US" w:eastAsia="de-AT"/>
        </w:rPr>
        <w:t xml:space="preserve"> more than hundre</w:t>
      </w:r>
      <w:r w:rsidR="001F5435">
        <w:rPr>
          <w:lang w:val="en-US" w:eastAsia="de-AT"/>
        </w:rPr>
        <w:t>d</w:t>
      </w:r>
      <w:r w:rsidR="00230B23">
        <w:rPr>
          <w:lang w:val="en-US" w:eastAsia="de-AT"/>
        </w:rPr>
        <w:t xml:space="preserve"> distinct keywords, that are</w:t>
      </w:r>
      <w:r w:rsidR="00E15230">
        <w:rPr>
          <w:lang w:val="en-US" w:eastAsia="de-AT"/>
        </w:rPr>
        <w:t xml:space="preserve"> assigned to one of the frameworks topics</w:t>
      </w:r>
      <w:r w:rsidR="001F5435">
        <w:rPr>
          <w:lang w:val="en-US" w:eastAsia="de-AT"/>
        </w:rPr>
        <w:t xml:space="preserve"> and visually represented by a </w:t>
      </w:r>
      <w:r w:rsidR="0031431F">
        <w:rPr>
          <w:lang w:val="en-US" w:eastAsia="de-AT"/>
        </w:rPr>
        <w:t>isometric</w:t>
      </w:r>
      <w:r w:rsidR="00B25D20">
        <w:rPr>
          <w:lang w:val="en-US" w:eastAsia="de-AT"/>
        </w:rPr>
        <w:t xml:space="preserve"> tile depicting that activity or </w:t>
      </w:r>
      <w:r w:rsidR="004733BB">
        <w:rPr>
          <w:lang w:val="en-US" w:eastAsia="de-AT"/>
        </w:rPr>
        <w:t>concept</w:t>
      </w:r>
      <w:r w:rsidRPr="00EB7751">
        <w:rPr>
          <w:lang w:val="en-US" w:eastAsia="de-AT"/>
        </w:rPr>
        <w:t xml:space="preserve">. </w:t>
      </w:r>
    </w:p>
    <w:p w14:paraId="568FB215" w14:textId="0D525572" w:rsidR="00185C21" w:rsidRDefault="004733BB" w:rsidP="00EB7751">
      <w:pPr>
        <w:rPr>
          <w:lang w:val="en-US" w:eastAsia="de-AT"/>
        </w:rPr>
      </w:pPr>
      <w:r>
        <w:rPr>
          <w:lang w:val="en-US" w:eastAsia="de-AT"/>
        </w:rPr>
        <w:t>In this paper, t</w:t>
      </w:r>
      <w:r w:rsidR="001A170C">
        <w:rPr>
          <w:lang w:val="en-US" w:eastAsia="de-AT"/>
        </w:rPr>
        <w:t>he landscape</w:t>
      </w:r>
      <w:r w:rsidR="00E15230">
        <w:rPr>
          <w:lang w:val="en-US" w:eastAsia="de-AT"/>
        </w:rPr>
        <w:t xml:space="preserve"> </w:t>
      </w:r>
      <w:r w:rsidR="00A34382">
        <w:rPr>
          <w:lang w:val="en-US" w:eastAsia="de-AT"/>
        </w:rPr>
        <w:t>is used</w:t>
      </w:r>
      <w:r w:rsidR="00E15230">
        <w:rPr>
          <w:lang w:val="en-US" w:eastAsia="de-AT"/>
        </w:rPr>
        <w:t xml:space="preserve"> to map the focus and content of </w:t>
      </w:r>
      <w:r w:rsidR="00185C21">
        <w:rPr>
          <w:lang w:val="en-US" w:eastAsia="de-AT"/>
        </w:rPr>
        <w:t>existing PED project</w:t>
      </w:r>
      <w:r w:rsidR="00E15230">
        <w:rPr>
          <w:lang w:val="en-US" w:eastAsia="de-AT"/>
        </w:rPr>
        <w:t xml:space="preserve">s </w:t>
      </w:r>
      <w:r w:rsidR="001A170C">
        <w:rPr>
          <w:lang w:val="en-US" w:eastAsia="de-AT"/>
        </w:rPr>
        <w:t>and visualize areas of high activity as well as research gaps</w:t>
      </w:r>
      <w:r w:rsidR="00A34382">
        <w:rPr>
          <w:lang w:val="en-US" w:eastAsia="de-AT"/>
        </w:rPr>
        <w:t xml:space="preserve">. </w:t>
      </w:r>
    </w:p>
    <w:p w14:paraId="0C6D5510" w14:textId="2BC8EF43" w:rsidR="00EB7751" w:rsidRPr="00EB7751" w:rsidRDefault="00EB7751" w:rsidP="00EB7751">
      <w:pPr>
        <w:rPr>
          <w:lang w:val="en-US" w:eastAsia="de-AT"/>
        </w:rPr>
      </w:pPr>
      <w:r w:rsidRPr="00EB7751">
        <w:rPr>
          <w:lang w:val="en-US" w:eastAsia="de-AT"/>
        </w:rPr>
        <w:t>By providing an organized, visual framework, the PED Landscape aims to bring clarity and order to the multifaceted PED environment. This tool not only simplifies the exploration of existing PED initiatives but also highlights pathways for innovation and enhanced social and environmental impacts, supporting the continued advancement of sustainable urban development.</w:t>
      </w:r>
    </w:p>
    <w:p w14:paraId="4A9B3BDA" w14:textId="77777777" w:rsidR="00EB7751" w:rsidRPr="00EB7751" w:rsidRDefault="00EB7751" w:rsidP="00EB7751">
      <w:pPr>
        <w:rPr>
          <w:lang w:val="en-US" w:eastAsia="de-AT"/>
        </w:rPr>
      </w:pPr>
    </w:p>
    <w:p w14:paraId="22B19CEC" w14:textId="77777777" w:rsidR="003D11E1" w:rsidRPr="003D11E1" w:rsidRDefault="003D11E1" w:rsidP="00903A43">
      <w:pPr>
        <w:pStyle w:val="berschrift1"/>
        <w:rPr>
          <w:rFonts w:ascii="Times New Roman" w:eastAsia="Times New Roman" w:hAnsi="Times New Roman" w:cs="Times New Roman"/>
          <w:b/>
          <w:bCs/>
          <w:sz w:val="48"/>
          <w:szCs w:val="48"/>
          <w:lang w:val="en-US" w:eastAsia="de-AT"/>
        </w:rPr>
      </w:pPr>
      <w:r w:rsidRPr="003D11E1">
        <w:rPr>
          <w:rFonts w:eastAsia="Times New Roman"/>
          <w:lang w:val="en-US" w:eastAsia="de-AT"/>
        </w:rPr>
        <w:t>Introduction: PED is a powerful, flexible and diverse concept</w:t>
      </w:r>
    </w:p>
    <w:p w14:paraId="4FB8B230" w14:textId="77777777" w:rsidR="00375F31" w:rsidRPr="00375F31" w:rsidRDefault="00375F31" w:rsidP="00375F31">
      <w:pPr>
        <w:rPr>
          <w:lang w:val="en-US" w:eastAsia="de-AT"/>
        </w:rPr>
      </w:pPr>
      <w:r w:rsidRPr="00375F31">
        <w:rPr>
          <w:lang w:val="en-US" w:eastAsia="de-AT"/>
        </w:rPr>
        <w:t>Positive Energy Districts (PEDs) represent a powerful and flexible paradigm for advancing sustainability and integrating energy planning into urban and district-level development. As a new vision for the built environment, PEDs promise to reshape how cities and communities generate, distribute, and consume energy, ideally creating districts that produce more energy than they consume. This vision has inspired urban planners, architects, and policy-makers alike to explore more efficient, self-sustaining neighborhoods.</w:t>
      </w:r>
    </w:p>
    <w:p w14:paraId="58B954C8" w14:textId="0C571BA3" w:rsidR="00375F31" w:rsidRPr="00375F31" w:rsidRDefault="00375F31" w:rsidP="00375F31">
      <w:pPr>
        <w:rPr>
          <w:lang w:val="en-US" w:eastAsia="de-AT"/>
        </w:rPr>
      </w:pPr>
      <w:r w:rsidRPr="00375F31">
        <w:rPr>
          <w:lang w:val="en-US" w:eastAsia="de-AT"/>
        </w:rPr>
        <w:t>Yet, the concept of PEDs is not without its complexities. Its broad appeal comes from a simple, compelling narrative: a district with "positive energy." However, this same simplicity can be problematic—what does "positive energy" truly mean? The ambiguity of the term has led to a range of interpretations, which can make the concept difficult to fully define or universally embrace. This lack of a unified definition means that PEDs have been molded into different shapes, depending on local contexts, priorities, and constraints. The result is a rich but fragmented landscape of interpretations, each addressing unique challenges and opportunities.</w:t>
      </w:r>
    </w:p>
    <w:p w14:paraId="7E7DAB00" w14:textId="1D899091" w:rsidR="00375F31" w:rsidRPr="00375F31" w:rsidRDefault="00375F31" w:rsidP="00375F31">
      <w:pPr>
        <w:rPr>
          <w:lang w:val="en-US" w:eastAsia="de-AT"/>
        </w:rPr>
      </w:pPr>
      <w:r w:rsidRPr="00375F31">
        <w:rPr>
          <w:lang w:val="en-US" w:eastAsia="de-AT"/>
        </w:rPr>
        <w:lastRenderedPageBreak/>
        <w:t>PEDs have been employed to tackle a variety of issues across diverse countries, cities, and climates—from addressing energy poverty in disadvantaged areas to fostering community energy initiatives, and from urban high-rise neighborhoods to rural settings. The diverse application of PEDs reveals both their strengths and their complexities, highlighting the need for new methods and tools to better visualize and navigate the intricacies of these initiatives.</w:t>
      </w:r>
    </w:p>
    <w:p w14:paraId="44ECBC50" w14:textId="77777777" w:rsidR="00375F31" w:rsidRDefault="00375F31" w:rsidP="00375F31">
      <w:pPr>
        <w:rPr>
          <w:lang w:val="en-US" w:eastAsia="de-AT"/>
        </w:rPr>
      </w:pPr>
      <w:r w:rsidRPr="00375F31">
        <w:rPr>
          <w:lang w:val="en-US" w:eastAsia="de-AT"/>
        </w:rPr>
        <w:t>This paper introduces the concept of the "PED Landscape"—a topological map that represents the key topics within PEDs, organized according to the PESTEL framework (Political, Economic, Social, Technological, Environmental, and Legal). Each sphere is represented by a distinct color, and every tile within the map, designed by a graphic designer, captures a specific aspect of PEDs. This approach aims to offer a new way to understand, visualize, and engage with the diverse and evolving narrative of Positive Energy Districts, ultimately facilitating better planning, collaboration, and decision-making.</w:t>
      </w:r>
    </w:p>
    <w:p w14:paraId="48A5F873" w14:textId="417BC977" w:rsidR="003D11E1" w:rsidRPr="003D11E1" w:rsidRDefault="003D11E1" w:rsidP="00903A43">
      <w:pPr>
        <w:pStyle w:val="berschrift1"/>
        <w:rPr>
          <w:rFonts w:ascii="Times New Roman" w:hAnsi="Times New Roman" w:cs="Times New Roman"/>
          <w:b/>
          <w:bCs/>
          <w:sz w:val="48"/>
          <w:szCs w:val="48"/>
          <w:lang w:val="en-US" w:eastAsia="de-AT"/>
        </w:rPr>
      </w:pPr>
      <w:r w:rsidRPr="003D11E1">
        <w:rPr>
          <w:lang w:val="en-US" w:eastAsia="de-AT"/>
        </w:rPr>
        <w:t>Problem and Goal: Get some order in the PED jungle</w:t>
      </w:r>
    </w:p>
    <w:p w14:paraId="3DBEE351" w14:textId="77777777" w:rsidR="000A799A" w:rsidRPr="000A799A" w:rsidRDefault="000A799A" w:rsidP="000A799A">
      <w:pPr>
        <w:rPr>
          <w:lang w:val="en-US" w:eastAsia="de-AT"/>
        </w:rPr>
      </w:pPr>
      <w:r w:rsidRPr="000A799A">
        <w:rPr>
          <w:lang w:val="en-US" w:eastAsia="de-AT"/>
        </w:rPr>
        <w:t>As PED projects become increasingly numerous, so too do the initiatives undertaken under programs like DUT (Driving Urban Transitions). This rapid proliferation has led to a complex and sometimes overwhelming landscape, where similar approaches, ideas, and projects overlap without a clear structure. The PED Database represents one such effort to consolidate information, but it remains only part of the solution to understanding the broader PED context.</w:t>
      </w:r>
    </w:p>
    <w:p w14:paraId="5F237709" w14:textId="77777777" w:rsidR="000A799A" w:rsidRPr="000A799A" w:rsidRDefault="000A799A" w:rsidP="000A799A">
      <w:pPr>
        <w:rPr>
          <w:lang w:val="en-US" w:eastAsia="de-AT"/>
        </w:rPr>
      </w:pPr>
      <w:r w:rsidRPr="000A799A">
        <w:rPr>
          <w:lang w:val="en-US" w:eastAsia="de-AT"/>
        </w:rPr>
        <w:t>The goal of this paper is to create a topological map of all topics related to PED research and implementation projects—a "PED Landscape" that offers a comprehensive overview of the interconnected elements within this field. Beyond merely cataloging these topics, the aim is to provide a visual representation that is:</w:t>
      </w:r>
    </w:p>
    <w:p w14:paraId="6E9A8196" w14:textId="77777777" w:rsidR="000A799A" w:rsidRPr="000A799A" w:rsidRDefault="000A799A" w:rsidP="000A799A">
      <w:pPr>
        <w:pStyle w:val="Listenabsatz"/>
        <w:numPr>
          <w:ilvl w:val="0"/>
          <w:numId w:val="6"/>
        </w:numPr>
        <w:rPr>
          <w:lang w:val="en-US" w:eastAsia="de-AT"/>
        </w:rPr>
      </w:pPr>
      <w:r w:rsidRPr="000A799A">
        <w:rPr>
          <w:b/>
          <w:bCs/>
          <w:lang w:val="en-US" w:eastAsia="de-AT"/>
        </w:rPr>
        <w:t>Attractive and Inviting</w:t>
      </w:r>
      <w:r w:rsidRPr="000A799A">
        <w:rPr>
          <w:lang w:val="en-US" w:eastAsia="de-AT"/>
        </w:rPr>
        <w:t>: Encouraging exploration and engagement with the diverse aspects of PEDs.</w:t>
      </w:r>
    </w:p>
    <w:p w14:paraId="386A5838" w14:textId="77777777" w:rsidR="000A799A" w:rsidRPr="000A799A" w:rsidRDefault="000A799A" w:rsidP="000A799A">
      <w:pPr>
        <w:pStyle w:val="Listenabsatz"/>
        <w:numPr>
          <w:ilvl w:val="0"/>
          <w:numId w:val="6"/>
        </w:numPr>
        <w:rPr>
          <w:lang w:val="en-US" w:eastAsia="de-AT"/>
        </w:rPr>
      </w:pPr>
      <w:r w:rsidRPr="000A799A">
        <w:rPr>
          <w:b/>
          <w:bCs/>
          <w:lang w:val="en-US" w:eastAsia="de-AT"/>
        </w:rPr>
        <w:t>Cohesive</w:t>
      </w:r>
      <w:r w:rsidRPr="000A799A">
        <w:rPr>
          <w:lang w:val="en-US" w:eastAsia="de-AT"/>
        </w:rPr>
        <w:t>: Offering a unified view that makes connections between various topics and approaches clear.</w:t>
      </w:r>
    </w:p>
    <w:p w14:paraId="62C73894" w14:textId="77777777" w:rsidR="000A799A" w:rsidRPr="000A799A" w:rsidRDefault="000A799A" w:rsidP="000A799A">
      <w:pPr>
        <w:pStyle w:val="Listenabsatz"/>
        <w:numPr>
          <w:ilvl w:val="0"/>
          <w:numId w:val="6"/>
        </w:numPr>
        <w:rPr>
          <w:lang w:val="en-US" w:eastAsia="de-AT"/>
        </w:rPr>
      </w:pPr>
      <w:r w:rsidRPr="000A799A">
        <w:rPr>
          <w:b/>
          <w:bCs/>
          <w:lang w:val="en-US" w:eastAsia="de-AT"/>
        </w:rPr>
        <w:t>Flexible and Extendable</w:t>
      </w:r>
      <w:r w:rsidRPr="000A799A">
        <w:rPr>
          <w:lang w:val="en-US" w:eastAsia="de-AT"/>
        </w:rPr>
        <w:t>: Allowing for the integration of new topics and developments as the PED concept continues to evolve.</w:t>
      </w:r>
    </w:p>
    <w:p w14:paraId="0FD2769C" w14:textId="77777777" w:rsidR="000A799A" w:rsidRPr="000A799A" w:rsidRDefault="000A799A" w:rsidP="000A799A">
      <w:pPr>
        <w:rPr>
          <w:lang w:val="en-US" w:eastAsia="de-AT"/>
        </w:rPr>
      </w:pPr>
      <w:r w:rsidRPr="000A799A">
        <w:rPr>
          <w:lang w:val="en-US" w:eastAsia="de-AT"/>
        </w:rPr>
        <w:t>The PED Landscape uses the PESTEL framework to structure and clarify the diverse range of topics. Each dimension of the PESTEL framework—Political, Economic, Social, Technological, Environmental, and Legal—offers a unique perspective that is crucial for understanding the full scope of PED initiatives. By organizing the landscape in this way, we can highlight the different drivers, challenges, and opportunities inherent to PED projects.</w:t>
      </w:r>
    </w:p>
    <w:p w14:paraId="181D0748" w14:textId="77777777" w:rsidR="000A799A" w:rsidRPr="000A799A" w:rsidRDefault="000A799A" w:rsidP="000A799A">
      <w:pPr>
        <w:rPr>
          <w:lang w:val="en-US" w:eastAsia="de-AT"/>
        </w:rPr>
      </w:pPr>
      <w:r w:rsidRPr="000A799A">
        <w:rPr>
          <w:lang w:val="en-US" w:eastAsia="de-AT"/>
        </w:rPr>
        <w:t>The visual design of the PED Landscape is intended to play a significant role in making the complexity of PED topics more accessible. Graphic design is used not only to enhance aesthetics but also to improve user experience by providing a clear, engaging, and easy-to-navigate map. The thoughtful use of color, layout, and visual cues makes complex information approachable, helping users—from researchers to policymakers—to better grasp the intricate connections within the PED ecosystem.</w:t>
      </w:r>
    </w:p>
    <w:p w14:paraId="2CAD0902" w14:textId="77777777" w:rsidR="000A799A" w:rsidRPr="000A799A" w:rsidRDefault="000A799A" w:rsidP="000A799A">
      <w:pPr>
        <w:rPr>
          <w:lang w:val="en-US" w:eastAsia="de-AT"/>
        </w:rPr>
      </w:pPr>
      <w:r w:rsidRPr="000A799A">
        <w:rPr>
          <w:lang w:val="en-US" w:eastAsia="de-AT"/>
        </w:rPr>
        <w:t>This tool is envisioned to be valuable for different stakeholders, such as urban planners, community leaders, policymakers, and researchers. For example, an urban planner could use the PED Landscape to identify best practices from similar climates or demographic contexts, while policymakers might find it useful for visualizing the regulatory and social impacts of PEDs. By creating an organized and accessible framework, the PED Landscape has the potential to accelerate the adoption and successful implementation of PEDs in a variety of contexts.</w:t>
      </w:r>
    </w:p>
    <w:p w14:paraId="053F5FE1" w14:textId="77777777" w:rsidR="000A799A" w:rsidRPr="000A799A" w:rsidRDefault="000A799A" w:rsidP="000A799A">
      <w:pPr>
        <w:rPr>
          <w:lang w:val="en-US" w:eastAsia="de-AT"/>
        </w:rPr>
      </w:pPr>
      <w:r w:rsidRPr="000A799A">
        <w:rPr>
          <w:lang w:val="en-US" w:eastAsia="de-AT"/>
        </w:rPr>
        <w:lastRenderedPageBreak/>
        <w:t>Ultimately, the PED Landscape aims not just to bring order to the "PED jungle," but also to create pathways for broader social and environmental impacts. By providing a clear and flexible representation of the PED landscape, we hope to inspire new collaborations, spark innovative solutions, and support the ongoing evolution of Positive Energy Districts as an integral part of sustainable urban development.</w:t>
      </w:r>
    </w:p>
    <w:p w14:paraId="56228122" w14:textId="0B609AFF" w:rsidR="003D11E1" w:rsidRPr="00031554" w:rsidRDefault="003D11E1" w:rsidP="00903A43">
      <w:pPr>
        <w:pStyle w:val="berschrift1"/>
        <w:rPr>
          <w:rFonts w:ascii="Times New Roman" w:eastAsia="Times New Roman" w:hAnsi="Times New Roman" w:cs="Times New Roman"/>
          <w:b/>
          <w:bCs/>
          <w:sz w:val="48"/>
          <w:szCs w:val="48"/>
          <w:lang w:val="en-US" w:eastAsia="de-AT"/>
        </w:rPr>
      </w:pPr>
      <w:r w:rsidRPr="00031554">
        <w:rPr>
          <w:rFonts w:eastAsia="Times New Roman"/>
          <w:lang w:val="en-US" w:eastAsia="de-AT"/>
        </w:rPr>
        <w:t>Method</w:t>
      </w:r>
      <w:r w:rsidR="00991288">
        <w:rPr>
          <w:rFonts w:eastAsia="Times New Roman"/>
          <w:lang w:val="en-US" w:eastAsia="de-AT"/>
        </w:rPr>
        <w:t>: Creating the PED Landscape</w:t>
      </w:r>
    </w:p>
    <w:p w14:paraId="7082D370" w14:textId="77777777" w:rsidR="00991288" w:rsidRPr="00991288" w:rsidRDefault="00991288" w:rsidP="00991288">
      <w:pPr>
        <w:rPr>
          <w:lang w:val="en-US"/>
        </w:rPr>
      </w:pPr>
      <w:r w:rsidRPr="00991288">
        <w:rPr>
          <w:lang w:val="en-US"/>
        </w:rPr>
        <w:t>The creation of the PED Landscape involved several key steps designed to ensure a comprehensive, organized, and visually engaging representation of PED topics:</w:t>
      </w:r>
    </w:p>
    <w:p w14:paraId="65F662A0" w14:textId="77777777" w:rsidR="00991288" w:rsidRPr="00991288" w:rsidRDefault="00991288" w:rsidP="00991288">
      <w:pPr>
        <w:rPr>
          <w:lang w:val="en-US"/>
        </w:rPr>
      </w:pPr>
      <w:r w:rsidRPr="00991288">
        <w:rPr>
          <w:rStyle w:val="Fett"/>
          <w:lang w:val="en-US"/>
        </w:rPr>
        <w:t>Collection of Topics and Themes</w:t>
      </w:r>
      <w:r w:rsidRPr="00991288">
        <w:rPr>
          <w:lang w:val="en-US"/>
        </w:rPr>
        <w:t>: The first step involved gathering a wide range of topics and themes related to Positive Energy Districts. This collection process drew from existing PED projects, academic literature, and policy documents, ensuring that all relevant aspects of PED research and implementation were considered.</w:t>
      </w:r>
    </w:p>
    <w:p w14:paraId="3832868B" w14:textId="6BB8D3B4" w:rsidR="00991288" w:rsidRPr="00991288" w:rsidRDefault="00991288" w:rsidP="00991288">
      <w:pPr>
        <w:rPr>
          <w:lang w:val="en-US"/>
        </w:rPr>
      </w:pPr>
      <w:r w:rsidRPr="00991288">
        <w:rPr>
          <w:rStyle w:val="Fett"/>
          <w:lang w:val="en-US"/>
        </w:rPr>
        <w:t>Clustering with PESTEL</w:t>
      </w:r>
      <w:r w:rsidR="00CB6BD3">
        <w:rPr>
          <w:rStyle w:val="Fett"/>
          <w:lang w:val="en-US"/>
        </w:rPr>
        <w:t>+(SM)</w:t>
      </w:r>
      <w:r w:rsidRPr="00991288">
        <w:rPr>
          <w:rStyle w:val="Fett"/>
          <w:lang w:val="en-US"/>
        </w:rPr>
        <w:t xml:space="preserve"> Analysis</w:t>
      </w:r>
      <w:r>
        <w:rPr>
          <w:rStyle w:val="Fett"/>
          <w:lang w:val="en-US"/>
        </w:rPr>
        <w:t>(</w:t>
      </w:r>
      <w:r w:rsidRPr="003F76C8">
        <w:rPr>
          <w:highlight w:val="yellow"/>
          <w:lang w:val="en-US"/>
        </w:rPr>
        <w:t>Marten van der Laan</w:t>
      </w:r>
      <w:r>
        <w:rPr>
          <w:lang w:val="en-US"/>
        </w:rPr>
        <w:t>)</w:t>
      </w:r>
      <w:r w:rsidRPr="00991288">
        <w:rPr>
          <w:lang w:val="en-US"/>
        </w:rPr>
        <w:t xml:space="preserve">: To bring order to the diverse topics, clustering was conducted using the PESTEL framework. </w:t>
      </w:r>
      <w:r w:rsidR="00F06C44">
        <w:rPr>
          <w:lang w:val="en-US"/>
        </w:rPr>
        <w:t>T</w:t>
      </w:r>
      <w:r w:rsidRPr="00991288">
        <w:rPr>
          <w:lang w:val="en-US"/>
        </w:rPr>
        <w:t>his process categorized each topic under one of the six PESTEL dimensions—Political, Economic, Social, Technological, Environmental, and Legal. This structured approach helped to clarify the roles and relationships between various elements within the PED context.</w:t>
      </w:r>
      <w:r w:rsidR="00CB6BD3">
        <w:rPr>
          <w:lang w:val="en-US"/>
        </w:rPr>
        <w:t xml:space="preserve"> During development, two additional </w:t>
      </w:r>
      <w:r w:rsidR="005D12C4">
        <w:rPr>
          <w:lang w:val="en-US"/>
        </w:rPr>
        <w:t xml:space="preserve">topics emerged: “Spatial” and “Processes and Methods”. The Spatial </w:t>
      </w:r>
      <w:r w:rsidR="001C3FD9">
        <w:rPr>
          <w:lang w:val="en-US"/>
        </w:rPr>
        <w:t>t</w:t>
      </w:r>
      <w:r w:rsidR="005D12C4">
        <w:rPr>
          <w:lang w:val="en-US"/>
        </w:rPr>
        <w:t xml:space="preserve">opic was considered </w:t>
      </w:r>
      <w:r w:rsidR="008440D9">
        <w:rPr>
          <w:lang w:val="en-US"/>
        </w:rPr>
        <w:t xml:space="preserve">to be a major common denominator and connector between different topics, which is why it was </w:t>
      </w:r>
      <w:r w:rsidR="00F65B27">
        <w:rPr>
          <w:lang w:val="en-US"/>
        </w:rPr>
        <w:t xml:space="preserve">located at the center of the other six topics. </w:t>
      </w:r>
      <w:r w:rsidR="00F97F0C">
        <w:rPr>
          <w:lang w:val="en-US"/>
        </w:rPr>
        <w:t>Processes and Methods was also a meta-topic</w:t>
      </w:r>
      <w:r w:rsidR="00047BA1">
        <w:rPr>
          <w:lang w:val="en-US"/>
        </w:rPr>
        <w:t xml:space="preserve"> but not in the c</w:t>
      </w:r>
      <w:ins w:id="1" w:author="Simon Schneider" w:date="2025-02-25T09:34:00Z" w16du:dateUtc="2025-02-25T08:34:00Z">
        <w:r w:rsidR="00F45C50">
          <w:rPr>
            <w:lang w:val="en-US"/>
          </w:rPr>
          <w:t>p</w:t>
        </w:r>
      </w:ins>
      <w:r w:rsidR="00047BA1">
        <w:rPr>
          <w:lang w:val="en-US"/>
        </w:rPr>
        <w:t xml:space="preserve">enter of attention. It was therefore </w:t>
      </w:r>
    </w:p>
    <w:p w14:paraId="056043FD" w14:textId="6E7AA5DD" w:rsidR="00991288" w:rsidRPr="00991288" w:rsidRDefault="00991288" w:rsidP="00991288">
      <w:pPr>
        <w:rPr>
          <w:lang w:val="en-US"/>
        </w:rPr>
      </w:pPr>
      <w:r w:rsidRPr="00991288">
        <w:rPr>
          <w:rStyle w:val="Fett"/>
          <w:lang w:val="en-US"/>
        </w:rPr>
        <w:t>Reduction into Keywords</w:t>
      </w:r>
      <w:r w:rsidRPr="00991288">
        <w:rPr>
          <w:lang w:val="en-US"/>
        </w:rPr>
        <w:t xml:space="preserve">: To facilitate visualization, each cluster was reduced into a set of representative keywords. This reduction process distilled the essence of each topic, ensuring that the core concepts were captured while minimizing </w:t>
      </w:r>
      <w:r w:rsidR="00C816EB">
        <w:rPr>
          <w:lang w:val="en-US"/>
        </w:rPr>
        <w:t xml:space="preserve">granularity and </w:t>
      </w:r>
      <w:r w:rsidRPr="00991288">
        <w:rPr>
          <w:lang w:val="en-US"/>
        </w:rPr>
        <w:t>complexity. Keywords were chosen to be clear, concise, and reflective of the broader themes they represent.</w:t>
      </w:r>
    </w:p>
    <w:p w14:paraId="591CEAF2" w14:textId="77777777" w:rsidR="00991288" w:rsidRPr="00991288" w:rsidRDefault="00991288" w:rsidP="00991288">
      <w:pPr>
        <w:rPr>
          <w:lang w:val="en-US"/>
        </w:rPr>
      </w:pPr>
      <w:r w:rsidRPr="00991288">
        <w:rPr>
          <w:rStyle w:val="Fett"/>
          <w:lang w:val="en-US"/>
        </w:rPr>
        <w:t>Visualization</w:t>
      </w:r>
      <w:r w:rsidRPr="00991288">
        <w:rPr>
          <w:lang w:val="en-US"/>
        </w:rPr>
        <w:t>: Finally, the clustered topics and their associated keywords were transformed into a visual representation. A graphic designer worked to create a topological map where each PESTEL dimension was depicted in a distinct sphere of color, with individual tiles representing specific topics. The goal was to make the PED Landscape not only informative but also visually appealing and easy to explore, encouraging engagement and deeper understanding of the PED ecosystem.</w:t>
      </w:r>
    </w:p>
    <w:p w14:paraId="0A1414E0" w14:textId="77777777" w:rsidR="003D11E1" w:rsidRDefault="003D11E1" w:rsidP="00903A43">
      <w:pPr>
        <w:pStyle w:val="berschrift1"/>
        <w:rPr>
          <w:rFonts w:eastAsia="Times New Roman"/>
          <w:lang w:val="en-US" w:eastAsia="de-AT"/>
        </w:rPr>
      </w:pPr>
      <w:r w:rsidRPr="00031554">
        <w:rPr>
          <w:rFonts w:eastAsia="Times New Roman"/>
          <w:lang w:val="en-US" w:eastAsia="de-AT"/>
        </w:rPr>
        <w:lastRenderedPageBreak/>
        <w:t>Result</w:t>
      </w:r>
    </w:p>
    <w:p w14:paraId="32E1FC9B" w14:textId="77777777" w:rsidR="00D32357" w:rsidRDefault="002907C6" w:rsidP="00D32357">
      <w:pPr>
        <w:keepNext/>
      </w:pPr>
      <w:r w:rsidRPr="002907C6">
        <w:rPr>
          <w:noProof/>
          <w:lang w:val="en-US" w:eastAsia="de-AT"/>
        </w:rPr>
        <w:drawing>
          <wp:inline distT="0" distB="0" distL="0" distR="0" wp14:anchorId="03198810" wp14:editId="3B6F9442">
            <wp:extent cx="4841561" cy="3470564"/>
            <wp:effectExtent l="0" t="0" r="0" b="0"/>
            <wp:docPr id="1673055332"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5332" name="Grafik 1" descr="Ein Bild, das Text, Screenshot, Schrift, Diagramm enthält.&#10;&#10;Automatisch generierte Beschreibung"/>
                    <pic:cNvPicPr/>
                  </pic:nvPicPr>
                  <pic:blipFill rotWithShape="1">
                    <a:blip r:embed="rId5"/>
                    <a:srcRect l="4810" t="9380" r="11128" b="8169"/>
                    <a:stretch/>
                  </pic:blipFill>
                  <pic:spPr bwMode="auto">
                    <a:xfrm>
                      <a:off x="0" y="0"/>
                      <a:ext cx="4842513" cy="3471246"/>
                    </a:xfrm>
                    <a:prstGeom prst="rect">
                      <a:avLst/>
                    </a:prstGeom>
                    <a:ln>
                      <a:noFill/>
                    </a:ln>
                    <a:extLst>
                      <a:ext uri="{53640926-AAD7-44D8-BBD7-CCE9431645EC}">
                        <a14:shadowObscured xmlns:a14="http://schemas.microsoft.com/office/drawing/2010/main"/>
                      </a:ext>
                    </a:extLst>
                  </pic:spPr>
                </pic:pic>
              </a:graphicData>
            </a:graphic>
          </wp:inline>
        </w:drawing>
      </w:r>
    </w:p>
    <w:p w14:paraId="5CEEDF43" w14:textId="521F201F" w:rsidR="002907C6" w:rsidRDefault="00D32357" w:rsidP="00D32357">
      <w:pPr>
        <w:pStyle w:val="Beschriftung"/>
        <w:rPr>
          <w:lang w:val="en-US"/>
        </w:rPr>
      </w:pPr>
      <w:r w:rsidRPr="00D32357">
        <w:rPr>
          <w:lang w:val="en-US"/>
        </w:rPr>
        <w:t xml:space="preserve">Figure </w:t>
      </w:r>
      <w:r>
        <w:fldChar w:fldCharType="begin"/>
      </w:r>
      <w:r w:rsidRPr="00D32357">
        <w:rPr>
          <w:lang w:val="en-US"/>
        </w:rPr>
        <w:instrText xml:space="preserve"> SEQ Figure \* ARABIC </w:instrText>
      </w:r>
      <w:r>
        <w:fldChar w:fldCharType="separate"/>
      </w:r>
      <w:r w:rsidRPr="00D32357">
        <w:rPr>
          <w:noProof/>
          <w:lang w:val="en-US"/>
        </w:rPr>
        <w:t>1</w:t>
      </w:r>
      <w:r>
        <w:fldChar w:fldCharType="end"/>
      </w:r>
      <w:r w:rsidRPr="00D32357">
        <w:rPr>
          <w:lang w:val="en-US"/>
        </w:rPr>
        <w:t xml:space="preserve"> Topological map for PED project keywords</w:t>
      </w:r>
    </w:p>
    <w:p w14:paraId="16917F2F" w14:textId="77777777" w:rsidR="00C571FD" w:rsidRDefault="00C571FD" w:rsidP="00C571FD">
      <w:pPr>
        <w:rPr>
          <w:lang w:val="en-US"/>
        </w:rPr>
        <w:sectPr w:rsidR="00C571FD">
          <w:pgSz w:w="11906" w:h="16838"/>
          <w:pgMar w:top="1417" w:right="1417" w:bottom="1134" w:left="1417" w:header="708" w:footer="708" w:gutter="0"/>
          <w:cols w:space="708"/>
          <w:docGrid w:linePitch="360"/>
        </w:sectPr>
      </w:pPr>
    </w:p>
    <w:p w14:paraId="0512B1C4" w14:textId="77777777" w:rsidR="00C571FD" w:rsidRPr="006C3083" w:rsidRDefault="00C571FD" w:rsidP="006C3083">
      <w:pPr>
        <w:rPr>
          <w:lang w:val="en-US"/>
        </w:rPr>
      </w:pPr>
    </w:p>
    <w:p w14:paraId="3F719AE9" w14:textId="77777777" w:rsidR="003D11E1" w:rsidRDefault="003D11E1" w:rsidP="00903A43">
      <w:pPr>
        <w:pStyle w:val="berschrift2"/>
        <w:rPr>
          <w:rFonts w:eastAsia="Times New Roman"/>
          <w:lang w:val="en-US" w:eastAsia="de-AT"/>
        </w:rPr>
      </w:pPr>
      <w:r w:rsidRPr="00C6278F">
        <w:rPr>
          <w:rFonts w:eastAsia="Times New Roman"/>
          <w:lang w:val="en-US" w:eastAsia="de-AT"/>
        </w:rPr>
        <w:t>Keywords</w:t>
      </w:r>
    </w:p>
    <w:tbl>
      <w:tblPr>
        <w:tblW w:w="14770" w:type="dxa"/>
        <w:tblCellMar>
          <w:left w:w="0" w:type="dxa"/>
          <w:right w:w="0" w:type="dxa"/>
        </w:tblCellMar>
        <w:tblLook w:val="04A0" w:firstRow="1" w:lastRow="0" w:firstColumn="1" w:lastColumn="0" w:noHBand="0" w:noVBand="1"/>
        <w:tblPrChange w:id="2" w:author="Simon Schneider" w:date="2024-12-05T12:08:00Z" w16du:dateUtc="2024-12-05T11:08:00Z">
          <w:tblPr>
            <w:tblW w:w="11802" w:type="dxa"/>
            <w:tblCellMar>
              <w:left w:w="0" w:type="dxa"/>
              <w:right w:w="0" w:type="dxa"/>
            </w:tblCellMar>
            <w:tblLook w:val="04A0" w:firstRow="1" w:lastRow="0" w:firstColumn="1" w:lastColumn="0" w:noHBand="0" w:noVBand="1"/>
          </w:tblPr>
        </w:tblPrChange>
      </w:tblPr>
      <w:tblGrid>
        <w:gridCol w:w="1693"/>
        <w:gridCol w:w="1206"/>
        <w:gridCol w:w="2396"/>
        <w:gridCol w:w="2268"/>
        <w:gridCol w:w="1835"/>
        <w:gridCol w:w="1934"/>
        <w:gridCol w:w="2341"/>
        <w:gridCol w:w="1097"/>
        <w:tblGridChange w:id="3">
          <w:tblGrid>
            <w:gridCol w:w="1210"/>
            <w:gridCol w:w="483"/>
            <w:gridCol w:w="723"/>
            <w:gridCol w:w="483"/>
            <w:gridCol w:w="830"/>
            <w:gridCol w:w="1083"/>
            <w:gridCol w:w="440"/>
            <w:gridCol w:w="43"/>
            <w:gridCol w:w="1040"/>
            <w:gridCol w:w="745"/>
            <w:gridCol w:w="7"/>
            <w:gridCol w:w="476"/>
            <w:gridCol w:w="607"/>
            <w:gridCol w:w="194"/>
            <w:gridCol w:w="551"/>
            <w:gridCol w:w="483"/>
            <w:gridCol w:w="49"/>
            <w:gridCol w:w="1177"/>
            <w:gridCol w:w="81"/>
            <w:gridCol w:w="627"/>
            <w:gridCol w:w="456"/>
            <w:gridCol w:w="14"/>
            <w:gridCol w:w="1083"/>
            <w:gridCol w:w="80"/>
            <w:gridCol w:w="708"/>
            <w:gridCol w:w="389"/>
            <w:gridCol w:w="708"/>
          </w:tblGrid>
        </w:tblGridChange>
      </w:tblGrid>
      <w:tr w:rsidR="006C3083" w:rsidRPr="00C571FD" w14:paraId="1A3C9E07" w14:textId="77777777" w:rsidTr="006C3083">
        <w:trPr>
          <w:trHeight w:val="315"/>
          <w:trPrChange w:id="4" w:author="Simon Schneider" w:date="2024-12-05T12:08:00Z" w16du:dateUtc="2024-12-05T11:08:00Z">
            <w:trPr>
              <w:gridAfter w:val="0"/>
              <w:trHeight w:val="315"/>
            </w:trPr>
          </w:trPrChange>
        </w:trPr>
        <w:tc>
          <w:tcPr>
            <w:tcW w:w="1693" w:type="dxa"/>
            <w:tcBorders>
              <w:top w:val="single" w:sz="6" w:space="0" w:color="7F7F7F"/>
              <w:left w:val="single" w:sz="6" w:space="0" w:color="CCCCCC"/>
              <w:bottom w:val="single" w:sz="6" w:space="0" w:color="7F7F7F"/>
              <w:right w:val="single" w:sz="6" w:space="0" w:color="CCCCCC"/>
            </w:tcBorders>
            <w:shd w:val="clear" w:color="auto" w:fill="F6DBB8"/>
            <w:tcMar>
              <w:top w:w="30" w:type="dxa"/>
              <w:left w:w="45" w:type="dxa"/>
              <w:bottom w:w="30" w:type="dxa"/>
              <w:right w:w="45" w:type="dxa"/>
            </w:tcMar>
            <w:hideMark/>
            <w:tcPrChange w:id="5" w:author="Simon Schneider" w:date="2024-12-05T12:08:00Z" w16du:dateUtc="2024-12-05T11:08:00Z">
              <w:tcPr>
                <w:tcW w:w="0" w:type="auto"/>
                <w:tcBorders>
                  <w:top w:val="single" w:sz="6" w:space="0" w:color="7F7F7F"/>
                  <w:left w:val="single" w:sz="6" w:space="0" w:color="CCCCCC"/>
                  <w:bottom w:val="single" w:sz="6" w:space="0" w:color="7F7F7F"/>
                  <w:right w:val="single" w:sz="6" w:space="0" w:color="CCCCCC"/>
                </w:tcBorders>
                <w:shd w:val="clear" w:color="auto" w:fill="F6DBB8"/>
                <w:tcMar>
                  <w:top w:w="30" w:type="dxa"/>
                  <w:left w:w="45" w:type="dxa"/>
                  <w:bottom w:w="30" w:type="dxa"/>
                  <w:right w:w="45" w:type="dxa"/>
                </w:tcMar>
                <w:hideMark/>
              </w:tcPr>
            </w:tcPrChange>
          </w:tcPr>
          <w:p w14:paraId="6991DB6D"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Political</w:t>
            </w:r>
          </w:p>
        </w:tc>
        <w:tc>
          <w:tcPr>
            <w:tcW w:w="0" w:type="auto"/>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Change w:id="6"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
            </w:tcPrChange>
          </w:tcPr>
          <w:p w14:paraId="1B9BDC69"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Economic</w:t>
            </w:r>
          </w:p>
        </w:tc>
        <w:tc>
          <w:tcPr>
            <w:tcW w:w="2396" w:type="dxa"/>
            <w:tcBorders>
              <w:top w:val="single" w:sz="6" w:space="0" w:color="7F7F7F"/>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Change w:id="7" w:author="Simon Schneider" w:date="2024-12-05T12:08:00Z" w16du:dateUtc="2024-12-05T11:08:00Z">
              <w:tcPr>
                <w:tcW w:w="0" w:type="auto"/>
                <w:gridSpan w:val="2"/>
                <w:tcBorders>
                  <w:top w:val="single" w:sz="6" w:space="0" w:color="7F7F7F"/>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
            </w:tcPrChange>
          </w:tcPr>
          <w:p w14:paraId="45636CA1"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Social</w:t>
            </w:r>
          </w:p>
        </w:tc>
        <w:tc>
          <w:tcPr>
            <w:tcW w:w="2268" w:type="dxa"/>
            <w:tcBorders>
              <w:top w:val="single" w:sz="6" w:space="0" w:color="7F7F7F"/>
              <w:left w:val="single" w:sz="6" w:space="0" w:color="CCCCCC"/>
              <w:bottom w:val="single" w:sz="6" w:space="0" w:color="7F7F7F"/>
              <w:right w:val="single" w:sz="6" w:space="0" w:color="CCCCCC"/>
            </w:tcBorders>
            <w:shd w:val="clear" w:color="auto" w:fill="DDD5AA"/>
            <w:tcMar>
              <w:top w:w="30" w:type="dxa"/>
              <w:left w:w="45" w:type="dxa"/>
              <w:bottom w:w="30" w:type="dxa"/>
              <w:right w:w="45" w:type="dxa"/>
            </w:tcMar>
            <w:hideMark/>
            <w:tcPrChange w:id="8" w:author="Simon Schneider" w:date="2024-12-05T12:08:00Z" w16du:dateUtc="2024-12-05T11:08:00Z">
              <w:tcPr>
                <w:tcW w:w="0" w:type="auto"/>
                <w:gridSpan w:val="2"/>
                <w:tcBorders>
                  <w:top w:val="single" w:sz="6" w:space="0" w:color="7F7F7F"/>
                  <w:left w:val="single" w:sz="6" w:space="0" w:color="CCCCCC"/>
                  <w:bottom w:val="single" w:sz="6" w:space="0" w:color="7F7F7F"/>
                  <w:right w:val="single" w:sz="6" w:space="0" w:color="CCCCCC"/>
                </w:tcBorders>
                <w:shd w:val="clear" w:color="auto" w:fill="DDD5AA"/>
                <w:tcMar>
                  <w:top w:w="30" w:type="dxa"/>
                  <w:left w:w="45" w:type="dxa"/>
                  <w:bottom w:w="30" w:type="dxa"/>
                  <w:right w:w="45" w:type="dxa"/>
                </w:tcMar>
                <w:hideMark/>
              </w:tcPr>
            </w:tcPrChange>
          </w:tcPr>
          <w:p w14:paraId="124B3714"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Technological</w:t>
            </w:r>
          </w:p>
        </w:tc>
        <w:tc>
          <w:tcPr>
            <w:tcW w:w="0" w:type="auto"/>
            <w:tcBorders>
              <w:top w:val="single" w:sz="6" w:space="0" w:color="7F7F7F"/>
              <w:left w:val="single" w:sz="6" w:space="0" w:color="CCCCCC"/>
              <w:bottom w:val="single" w:sz="6" w:space="0" w:color="7F7F7F"/>
              <w:right w:val="single" w:sz="6" w:space="0" w:color="CCCCCC"/>
            </w:tcBorders>
            <w:shd w:val="clear" w:color="auto" w:fill="A1DBF6"/>
            <w:tcMar>
              <w:top w:w="30" w:type="dxa"/>
              <w:left w:w="45" w:type="dxa"/>
              <w:bottom w:w="30" w:type="dxa"/>
              <w:right w:w="45" w:type="dxa"/>
            </w:tcMar>
            <w:hideMark/>
            <w:tcPrChange w:id="9" w:author="Simon Schneider" w:date="2024-12-05T12:08:00Z" w16du:dateUtc="2024-12-05T11:08:00Z">
              <w:tcPr>
                <w:tcW w:w="0" w:type="auto"/>
                <w:gridSpan w:val="4"/>
                <w:tcBorders>
                  <w:top w:val="single" w:sz="6" w:space="0" w:color="7F7F7F"/>
                  <w:left w:val="single" w:sz="6" w:space="0" w:color="CCCCCC"/>
                  <w:bottom w:val="single" w:sz="6" w:space="0" w:color="7F7F7F"/>
                  <w:right w:val="single" w:sz="6" w:space="0" w:color="CCCCCC"/>
                </w:tcBorders>
                <w:shd w:val="clear" w:color="auto" w:fill="A1DBF6"/>
                <w:tcMar>
                  <w:top w:w="30" w:type="dxa"/>
                  <w:left w:w="45" w:type="dxa"/>
                  <w:bottom w:w="30" w:type="dxa"/>
                  <w:right w:w="45" w:type="dxa"/>
                </w:tcMar>
                <w:hideMark/>
              </w:tcPr>
            </w:tcPrChange>
          </w:tcPr>
          <w:p w14:paraId="6A8CC4E4"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Environmental</w:t>
            </w:r>
          </w:p>
        </w:tc>
        <w:tc>
          <w:tcPr>
            <w:tcW w:w="1934" w:type="dxa"/>
            <w:tcBorders>
              <w:top w:val="single" w:sz="6" w:space="0" w:color="7F7F7F"/>
              <w:left w:val="single" w:sz="6" w:space="0" w:color="CCCCCC"/>
              <w:bottom w:val="single" w:sz="6" w:space="0" w:color="7F7F7F"/>
              <w:right w:val="single" w:sz="6" w:space="0" w:color="CCCCCC"/>
            </w:tcBorders>
            <w:shd w:val="clear" w:color="auto" w:fill="F3C8C0"/>
            <w:tcMar>
              <w:top w:w="30" w:type="dxa"/>
              <w:left w:w="45" w:type="dxa"/>
              <w:bottom w:w="30" w:type="dxa"/>
              <w:right w:w="45" w:type="dxa"/>
            </w:tcMar>
            <w:hideMark/>
            <w:tcPrChange w:id="10" w:author="Simon Schneider" w:date="2024-12-05T12:08:00Z" w16du:dateUtc="2024-12-05T11:08:00Z">
              <w:tcPr>
                <w:tcW w:w="0" w:type="auto"/>
                <w:gridSpan w:val="3"/>
                <w:tcBorders>
                  <w:top w:val="single" w:sz="6" w:space="0" w:color="7F7F7F"/>
                  <w:left w:val="single" w:sz="6" w:space="0" w:color="CCCCCC"/>
                  <w:bottom w:val="single" w:sz="6" w:space="0" w:color="7F7F7F"/>
                  <w:right w:val="single" w:sz="6" w:space="0" w:color="CCCCCC"/>
                </w:tcBorders>
                <w:shd w:val="clear" w:color="auto" w:fill="F3C8C0"/>
                <w:tcMar>
                  <w:top w:w="30" w:type="dxa"/>
                  <w:left w:w="45" w:type="dxa"/>
                  <w:bottom w:w="30" w:type="dxa"/>
                  <w:right w:w="45" w:type="dxa"/>
                </w:tcMar>
                <w:hideMark/>
              </w:tcPr>
            </w:tcPrChange>
          </w:tcPr>
          <w:p w14:paraId="356A5BBC"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Legal</w:t>
            </w:r>
          </w:p>
        </w:tc>
        <w:tc>
          <w:tcPr>
            <w:tcW w:w="0" w:type="auto"/>
            <w:tcBorders>
              <w:top w:val="single" w:sz="6" w:space="0" w:color="7F7F7F"/>
              <w:left w:val="single" w:sz="6" w:space="0" w:color="CCCCCC"/>
              <w:bottom w:val="single" w:sz="6" w:space="0" w:color="7F7F7F"/>
              <w:right w:val="single" w:sz="6" w:space="0" w:color="CCCCCC"/>
            </w:tcBorders>
            <w:shd w:val="clear" w:color="auto" w:fill="EBC7DA"/>
            <w:tcMar>
              <w:top w:w="30" w:type="dxa"/>
              <w:left w:w="45" w:type="dxa"/>
              <w:bottom w:w="30" w:type="dxa"/>
              <w:right w:w="45" w:type="dxa"/>
            </w:tcMar>
            <w:hideMark/>
            <w:tcPrChange w:id="11" w:author="Simon Schneider" w:date="2024-12-05T12:08:00Z" w16du:dateUtc="2024-12-05T11:08:00Z">
              <w:tcPr>
                <w:tcW w:w="0" w:type="auto"/>
                <w:gridSpan w:val="5"/>
                <w:tcBorders>
                  <w:top w:val="single" w:sz="6" w:space="0" w:color="7F7F7F"/>
                  <w:left w:val="single" w:sz="6" w:space="0" w:color="CCCCCC"/>
                  <w:bottom w:val="single" w:sz="6" w:space="0" w:color="7F7F7F"/>
                  <w:right w:val="single" w:sz="6" w:space="0" w:color="CCCCCC"/>
                </w:tcBorders>
                <w:shd w:val="clear" w:color="auto" w:fill="EBC7DA"/>
                <w:tcMar>
                  <w:top w:w="30" w:type="dxa"/>
                  <w:left w:w="45" w:type="dxa"/>
                  <w:bottom w:w="30" w:type="dxa"/>
                  <w:right w:w="45" w:type="dxa"/>
                </w:tcMar>
                <w:hideMark/>
              </w:tcPr>
            </w:tcPrChange>
          </w:tcPr>
          <w:p w14:paraId="4C4E0D45"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Spatial</w:t>
            </w:r>
          </w:p>
        </w:tc>
        <w:tc>
          <w:tcPr>
            <w:tcW w:w="0" w:type="auto"/>
            <w:tcBorders>
              <w:top w:val="single" w:sz="6" w:space="0" w:color="7F7F7F"/>
              <w:left w:val="single" w:sz="6" w:space="0" w:color="CCCCCC"/>
              <w:bottom w:val="single" w:sz="6" w:space="0" w:color="7F7F7F"/>
              <w:right w:val="single" w:sz="6" w:space="0" w:color="CCCCCC"/>
            </w:tcBorders>
            <w:shd w:val="clear" w:color="auto" w:fill="B8DED4"/>
            <w:tcMar>
              <w:top w:w="30" w:type="dxa"/>
              <w:left w:w="0" w:type="dxa"/>
              <w:bottom w:w="30" w:type="dxa"/>
              <w:right w:w="0" w:type="dxa"/>
            </w:tcMar>
            <w:hideMark/>
            <w:tcPrChange w:id="12" w:author="Simon Schneider" w:date="2024-12-05T12:08:00Z" w16du:dateUtc="2024-12-05T11:08:00Z">
              <w:tcPr>
                <w:tcW w:w="0" w:type="auto"/>
                <w:gridSpan w:val="3"/>
                <w:tcBorders>
                  <w:top w:val="single" w:sz="6" w:space="0" w:color="7F7F7F"/>
                  <w:left w:val="single" w:sz="6" w:space="0" w:color="CCCCCC"/>
                  <w:bottom w:val="single" w:sz="6" w:space="0" w:color="7F7F7F"/>
                  <w:right w:val="single" w:sz="6" w:space="0" w:color="CCCCCC"/>
                </w:tcBorders>
                <w:shd w:val="clear" w:color="auto" w:fill="B8DED4"/>
                <w:tcMar>
                  <w:top w:w="30" w:type="dxa"/>
                  <w:left w:w="0" w:type="dxa"/>
                  <w:bottom w:w="30" w:type="dxa"/>
                  <w:right w:w="0" w:type="dxa"/>
                </w:tcMar>
                <w:hideMark/>
              </w:tcPr>
            </w:tcPrChange>
          </w:tcPr>
          <w:p w14:paraId="695FDEF7"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Process and Methods</w:t>
            </w:r>
          </w:p>
        </w:tc>
      </w:tr>
      <w:tr w:rsidR="006C3083" w:rsidRPr="00C571FD" w14:paraId="206D0C8F" w14:textId="77777777" w:rsidTr="006C3083">
        <w:tblPrEx>
          <w:tblPrExChange w:id="13" w:author="Simon Schneider" w:date="2024-12-05T12:08:00Z" w16du:dateUtc="2024-12-05T11:08:00Z">
            <w:tblPrEx>
              <w:tblW w:w="12885" w:type="dxa"/>
            </w:tblPrEx>
          </w:tblPrExChange>
        </w:tblPrEx>
        <w:trPr>
          <w:trHeight w:val="315"/>
          <w:trPrChange w:id="14" w:author="Simon Schneider" w:date="2024-12-05T12:08:00Z" w16du:dateUtc="2024-12-05T11:08:00Z">
            <w:trPr>
              <w:gridAfter w:val="0"/>
              <w:trHeight w:val="315"/>
            </w:trPr>
          </w:trPrChange>
        </w:trPr>
        <w:tc>
          <w:tcPr>
            <w:tcW w:w="1693" w:type="dxa"/>
            <w:tcBorders>
              <w:top w:val="single" w:sz="6" w:space="0" w:color="CCCCCC"/>
              <w:left w:val="single" w:sz="6" w:space="0" w:color="CCCCCC"/>
              <w:bottom w:val="single" w:sz="6" w:space="0" w:color="7F7F7F"/>
              <w:right w:val="single" w:sz="6" w:space="0" w:color="CCCCCC"/>
            </w:tcBorders>
            <w:shd w:val="clear" w:color="auto" w:fill="F6DBB8"/>
            <w:tcMar>
              <w:top w:w="30" w:type="dxa"/>
              <w:left w:w="45" w:type="dxa"/>
              <w:bottom w:w="30" w:type="dxa"/>
              <w:right w:w="45" w:type="dxa"/>
            </w:tcMar>
            <w:hideMark/>
            <w:tcPrChange w:id="15" w:author="Simon Schneider" w:date="2024-12-05T12:08:00Z" w16du:dateUtc="2024-12-05T11:08:00Z">
              <w:tcPr>
                <w:tcW w:w="0" w:type="auto"/>
                <w:tcBorders>
                  <w:top w:val="single" w:sz="6" w:space="0" w:color="CCCCCC"/>
                  <w:left w:val="single" w:sz="6" w:space="0" w:color="CCCCCC"/>
                  <w:bottom w:val="single" w:sz="6" w:space="0" w:color="7F7F7F"/>
                  <w:right w:val="single" w:sz="6" w:space="0" w:color="CCCCCC"/>
                </w:tcBorders>
                <w:shd w:val="clear" w:color="auto" w:fill="F6DBB8"/>
                <w:tcMar>
                  <w:top w:w="30" w:type="dxa"/>
                  <w:left w:w="45" w:type="dxa"/>
                  <w:bottom w:w="30" w:type="dxa"/>
                  <w:right w:w="45" w:type="dxa"/>
                </w:tcMar>
                <w:hideMark/>
              </w:tcPr>
            </w:tcPrChange>
          </w:tcPr>
          <w:p w14:paraId="09C317FF"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City Missions</w:t>
            </w:r>
          </w:p>
        </w:tc>
        <w:tc>
          <w:tcPr>
            <w:tcW w:w="0" w:type="auto"/>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Change w:id="16"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
            </w:tcPrChange>
          </w:tcPr>
          <w:p w14:paraId="1C7C4F88"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Market</w:t>
            </w:r>
          </w:p>
        </w:tc>
        <w:tc>
          <w:tcPr>
            <w:tcW w:w="2396" w:type="dxa"/>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Change w:id="17" w:author="Simon Schneider" w:date="2024-12-05T12:08:00Z" w16du:dateUtc="2024-12-05T11:08:00Z">
              <w:tcPr>
                <w:tcW w:w="2396" w:type="dxa"/>
                <w:gridSpan w:val="3"/>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
            </w:tcPrChange>
          </w:tcPr>
          <w:p w14:paraId="6803C93B"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Community Engagement</w:t>
            </w:r>
          </w:p>
        </w:tc>
        <w:tc>
          <w:tcPr>
            <w:tcW w:w="2268" w:type="dxa"/>
            <w:tcBorders>
              <w:top w:val="single" w:sz="6" w:space="0" w:color="CCCCCC"/>
              <w:left w:val="single" w:sz="6" w:space="0" w:color="CCCCCC"/>
              <w:bottom w:val="single" w:sz="6" w:space="0" w:color="7F7F7F"/>
              <w:right w:val="single" w:sz="6" w:space="0" w:color="CCCCCC"/>
            </w:tcBorders>
            <w:shd w:val="clear" w:color="auto" w:fill="DDD5AA"/>
            <w:tcMar>
              <w:top w:w="30" w:type="dxa"/>
              <w:left w:w="45" w:type="dxa"/>
              <w:bottom w:w="30" w:type="dxa"/>
              <w:right w:w="45" w:type="dxa"/>
            </w:tcMar>
            <w:hideMark/>
            <w:tcPrChange w:id="18" w:author="Simon Schneider" w:date="2024-12-05T12:08:00Z" w16du:dateUtc="2024-12-05T11:08:00Z">
              <w:tcPr>
                <w:tcW w:w="0" w:type="auto"/>
                <w:gridSpan w:val="3"/>
                <w:tcBorders>
                  <w:top w:val="single" w:sz="6" w:space="0" w:color="CCCCCC"/>
                  <w:left w:val="single" w:sz="6" w:space="0" w:color="CCCCCC"/>
                  <w:bottom w:val="single" w:sz="6" w:space="0" w:color="7F7F7F"/>
                  <w:right w:val="single" w:sz="6" w:space="0" w:color="CCCCCC"/>
                </w:tcBorders>
                <w:shd w:val="clear" w:color="auto" w:fill="DDD5AA"/>
                <w:tcMar>
                  <w:top w:w="30" w:type="dxa"/>
                  <w:left w:w="45" w:type="dxa"/>
                  <w:bottom w:w="30" w:type="dxa"/>
                  <w:right w:w="45" w:type="dxa"/>
                </w:tcMar>
                <w:hideMark/>
              </w:tcPr>
            </w:tcPrChange>
          </w:tcPr>
          <w:p w14:paraId="744BB871"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Local Renewable Production</w:t>
            </w:r>
          </w:p>
        </w:tc>
        <w:tc>
          <w:tcPr>
            <w:tcW w:w="0" w:type="auto"/>
            <w:tcBorders>
              <w:top w:val="single" w:sz="6" w:space="0" w:color="CCCCCC"/>
              <w:left w:val="single" w:sz="6" w:space="0" w:color="CCCCCC"/>
              <w:bottom w:val="single" w:sz="6" w:space="0" w:color="7F7F7F"/>
              <w:right w:val="single" w:sz="6" w:space="0" w:color="CCCCCC"/>
            </w:tcBorders>
            <w:shd w:val="clear" w:color="auto" w:fill="A1DBF6"/>
            <w:tcMar>
              <w:top w:w="30" w:type="dxa"/>
              <w:left w:w="45" w:type="dxa"/>
              <w:bottom w:w="30" w:type="dxa"/>
              <w:right w:w="45" w:type="dxa"/>
            </w:tcMar>
            <w:hideMark/>
            <w:tcPrChange w:id="19" w:author="Simon Schneider" w:date="2024-12-05T12:08:00Z" w16du:dateUtc="2024-12-05T11:08:00Z">
              <w:tcPr>
                <w:tcW w:w="0" w:type="auto"/>
                <w:gridSpan w:val="4"/>
                <w:tcBorders>
                  <w:top w:val="single" w:sz="6" w:space="0" w:color="CCCCCC"/>
                  <w:left w:val="single" w:sz="6" w:space="0" w:color="CCCCCC"/>
                  <w:bottom w:val="single" w:sz="6" w:space="0" w:color="7F7F7F"/>
                  <w:right w:val="single" w:sz="6" w:space="0" w:color="CCCCCC"/>
                </w:tcBorders>
                <w:shd w:val="clear" w:color="auto" w:fill="A1DBF6"/>
                <w:tcMar>
                  <w:top w:w="30" w:type="dxa"/>
                  <w:left w:w="45" w:type="dxa"/>
                  <w:bottom w:w="30" w:type="dxa"/>
                  <w:right w:w="45" w:type="dxa"/>
                </w:tcMar>
                <w:hideMark/>
              </w:tcPr>
            </w:tcPrChange>
          </w:tcPr>
          <w:p w14:paraId="17EFC95B"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Circularity</w:t>
            </w:r>
          </w:p>
        </w:tc>
        <w:tc>
          <w:tcPr>
            <w:tcW w:w="1934" w:type="dxa"/>
            <w:tcBorders>
              <w:top w:val="single" w:sz="6" w:space="0" w:color="CCCCCC"/>
              <w:left w:val="single" w:sz="6" w:space="0" w:color="CCCCCC"/>
              <w:bottom w:val="single" w:sz="6" w:space="0" w:color="7F7F7F"/>
              <w:right w:val="single" w:sz="6" w:space="0" w:color="CCCCCC"/>
            </w:tcBorders>
            <w:shd w:val="clear" w:color="auto" w:fill="F3C8C0"/>
            <w:tcMar>
              <w:top w:w="30" w:type="dxa"/>
              <w:left w:w="45" w:type="dxa"/>
              <w:bottom w:w="30" w:type="dxa"/>
              <w:right w:w="45" w:type="dxa"/>
            </w:tcMar>
            <w:hideMark/>
            <w:tcPrChange w:id="20" w:author="Simon Schneider" w:date="2024-12-05T12:08:00Z" w16du:dateUtc="2024-12-05T11:08:00Z">
              <w:tcPr>
                <w:tcW w:w="0" w:type="auto"/>
                <w:gridSpan w:val="4"/>
                <w:tcBorders>
                  <w:top w:val="single" w:sz="6" w:space="0" w:color="CCCCCC"/>
                  <w:left w:val="single" w:sz="6" w:space="0" w:color="CCCCCC"/>
                  <w:bottom w:val="single" w:sz="6" w:space="0" w:color="7F7F7F"/>
                  <w:right w:val="single" w:sz="6" w:space="0" w:color="CCCCCC"/>
                </w:tcBorders>
                <w:shd w:val="clear" w:color="auto" w:fill="F3C8C0"/>
                <w:tcMar>
                  <w:top w:w="30" w:type="dxa"/>
                  <w:left w:w="45" w:type="dxa"/>
                  <w:bottom w:w="30" w:type="dxa"/>
                  <w:right w:w="45" w:type="dxa"/>
                </w:tcMar>
                <w:hideMark/>
              </w:tcPr>
            </w:tcPrChange>
          </w:tcPr>
          <w:p w14:paraId="650C56BD"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Multi-level Legislation</w:t>
            </w:r>
          </w:p>
        </w:tc>
        <w:tc>
          <w:tcPr>
            <w:tcW w:w="0" w:type="auto"/>
            <w:tcBorders>
              <w:top w:val="single" w:sz="6" w:space="0" w:color="CCCCCC"/>
              <w:left w:val="single" w:sz="6" w:space="0" w:color="CCCCCC"/>
              <w:bottom w:val="single" w:sz="6" w:space="0" w:color="7F7F7F"/>
              <w:right w:val="single" w:sz="6" w:space="0" w:color="CCCCCC"/>
            </w:tcBorders>
            <w:shd w:val="clear" w:color="auto" w:fill="EBC7DA"/>
            <w:tcMar>
              <w:top w:w="30" w:type="dxa"/>
              <w:left w:w="45" w:type="dxa"/>
              <w:bottom w:w="30" w:type="dxa"/>
              <w:right w:w="45" w:type="dxa"/>
            </w:tcMar>
            <w:hideMark/>
            <w:tcPrChange w:id="21" w:author="Simon Schneider" w:date="2024-12-05T12:08:00Z" w16du:dateUtc="2024-12-05T11:08:00Z">
              <w:tcPr>
                <w:tcW w:w="0" w:type="auto"/>
                <w:gridSpan w:val="4"/>
                <w:tcBorders>
                  <w:top w:val="single" w:sz="6" w:space="0" w:color="CCCCCC"/>
                  <w:left w:val="single" w:sz="6" w:space="0" w:color="CCCCCC"/>
                  <w:bottom w:val="single" w:sz="6" w:space="0" w:color="7F7F7F"/>
                  <w:right w:val="single" w:sz="6" w:space="0" w:color="CCCCCC"/>
                </w:tcBorders>
                <w:shd w:val="clear" w:color="auto" w:fill="EBC7DA"/>
                <w:tcMar>
                  <w:top w:w="30" w:type="dxa"/>
                  <w:left w:w="45" w:type="dxa"/>
                  <w:bottom w:w="30" w:type="dxa"/>
                  <w:right w:w="45" w:type="dxa"/>
                </w:tcMar>
                <w:hideMark/>
              </w:tcPr>
            </w:tcPrChange>
          </w:tcPr>
          <w:p w14:paraId="256870B8"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Urban planning tools/instruments</w:t>
            </w:r>
          </w:p>
        </w:tc>
        <w:tc>
          <w:tcPr>
            <w:tcW w:w="0" w:type="auto"/>
            <w:tcBorders>
              <w:top w:val="single" w:sz="6" w:space="0" w:color="CCCCCC"/>
              <w:left w:val="single" w:sz="6" w:space="0" w:color="CCCCCC"/>
              <w:bottom w:val="single" w:sz="6" w:space="0" w:color="7F7F7F"/>
              <w:right w:val="single" w:sz="6" w:space="0" w:color="CCCCCC"/>
            </w:tcBorders>
            <w:shd w:val="clear" w:color="auto" w:fill="B8DED4"/>
            <w:tcMar>
              <w:top w:w="30" w:type="dxa"/>
              <w:left w:w="45" w:type="dxa"/>
              <w:bottom w:w="30" w:type="dxa"/>
              <w:right w:w="45" w:type="dxa"/>
            </w:tcMar>
            <w:hideMark/>
            <w:tcPrChange w:id="22"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B8DED4"/>
                <w:tcMar>
                  <w:top w:w="30" w:type="dxa"/>
                  <w:left w:w="45" w:type="dxa"/>
                  <w:bottom w:w="30" w:type="dxa"/>
                  <w:right w:w="45" w:type="dxa"/>
                </w:tcMar>
                <w:hideMark/>
              </w:tcPr>
            </w:tcPrChange>
          </w:tcPr>
          <w:p w14:paraId="32B91770"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Co-Creation</w:t>
            </w:r>
          </w:p>
        </w:tc>
      </w:tr>
      <w:tr w:rsidR="006C3083" w:rsidRPr="00C571FD" w14:paraId="70BCD3B1" w14:textId="77777777" w:rsidTr="006C3083">
        <w:tblPrEx>
          <w:tblPrExChange w:id="23" w:author="Simon Schneider" w:date="2024-12-05T12:08:00Z" w16du:dateUtc="2024-12-05T11:08:00Z">
            <w:tblPrEx>
              <w:tblW w:w="12885" w:type="dxa"/>
            </w:tblPrEx>
          </w:tblPrExChange>
        </w:tblPrEx>
        <w:trPr>
          <w:trHeight w:val="315"/>
          <w:trPrChange w:id="24" w:author="Simon Schneider" w:date="2024-12-05T12:08:00Z" w16du:dateUtc="2024-12-05T11:08:00Z">
            <w:trPr>
              <w:gridAfter w:val="0"/>
              <w:trHeight w:val="315"/>
            </w:trPr>
          </w:trPrChange>
        </w:trPr>
        <w:tc>
          <w:tcPr>
            <w:tcW w:w="1693" w:type="dxa"/>
            <w:tcBorders>
              <w:top w:val="single" w:sz="6" w:space="0" w:color="CCCCCC"/>
              <w:left w:val="single" w:sz="6" w:space="0" w:color="CCCCCC"/>
              <w:bottom w:val="single" w:sz="6" w:space="0" w:color="7F7F7F"/>
              <w:right w:val="single" w:sz="6" w:space="0" w:color="CCCCCC"/>
            </w:tcBorders>
            <w:shd w:val="clear" w:color="auto" w:fill="F6DBB8"/>
            <w:tcMar>
              <w:top w:w="30" w:type="dxa"/>
              <w:left w:w="45" w:type="dxa"/>
              <w:bottom w:w="30" w:type="dxa"/>
              <w:right w:w="45" w:type="dxa"/>
            </w:tcMar>
            <w:hideMark/>
            <w:tcPrChange w:id="25" w:author="Simon Schneider" w:date="2024-12-05T12:08:00Z" w16du:dateUtc="2024-12-05T11:08:00Z">
              <w:tcPr>
                <w:tcW w:w="0" w:type="auto"/>
                <w:tcBorders>
                  <w:top w:val="single" w:sz="6" w:space="0" w:color="CCCCCC"/>
                  <w:left w:val="single" w:sz="6" w:space="0" w:color="CCCCCC"/>
                  <w:bottom w:val="single" w:sz="6" w:space="0" w:color="7F7F7F"/>
                  <w:right w:val="single" w:sz="6" w:space="0" w:color="CCCCCC"/>
                </w:tcBorders>
                <w:shd w:val="clear" w:color="auto" w:fill="F6DBB8"/>
                <w:tcMar>
                  <w:top w:w="30" w:type="dxa"/>
                  <w:left w:w="45" w:type="dxa"/>
                  <w:bottom w:w="30" w:type="dxa"/>
                  <w:right w:w="45" w:type="dxa"/>
                </w:tcMar>
                <w:hideMark/>
              </w:tcPr>
            </w:tcPrChange>
          </w:tcPr>
          <w:p w14:paraId="7DA950ED"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Decision Support Tools</w:t>
            </w:r>
          </w:p>
        </w:tc>
        <w:tc>
          <w:tcPr>
            <w:tcW w:w="0" w:type="auto"/>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Change w:id="26"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
            </w:tcPrChange>
          </w:tcPr>
          <w:p w14:paraId="639294D3"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Financial Strategies</w:t>
            </w:r>
          </w:p>
        </w:tc>
        <w:tc>
          <w:tcPr>
            <w:tcW w:w="2396" w:type="dxa"/>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Change w:id="27" w:author="Simon Schneider" w:date="2024-12-05T12:08:00Z" w16du:dateUtc="2024-12-05T11:08:00Z">
              <w:tcPr>
                <w:tcW w:w="2396" w:type="dxa"/>
                <w:gridSpan w:val="3"/>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
            </w:tcPrChange>
          </w:tcPr>
          <w:p w14:paraId="096455D2"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Narrative&amp; Storytellung</w:t>
            </w:r>
          </w:p>
        </w:tc>
        <w:tc>
          <w:tcPr>
            <w:tcW w:w="2268" w:type="dxa"/>
            <w:tcBorders>
              <w:top w:val="single" w:sz="6" w:space="0" w:color="CCCCCC"/>
              <w:left w:val="single" w:sz="6" w:space="0" w:color="CCCCCC"/>
              <w:bottom w:val="single" w:sz="6" w:space="0" w:color="7F7F7F"/>
              <w:right w:val="single" w:sz="6" w:space="0" w:color="CCCCCC"/>
            </w:tcBorders>
            <w:shd w:val="clear" w:color="auto" w:fill="DDD5AA"/>
            <w:tcMar>
              <w:top w:w="30" w:type="dxa"/>
              <w:left w:w="45" w:type="dxa"/>
              <w:bottom w:w="30" w:type="dxa"/>
              <w:right w:w="45" w:type="dxa"/>
            </w:tcMar>
            <w:hideMark/>
            <w:tcPrChange w:id="28" w:author="Simon Schneider" w:date="2024-12-05T12:08:00Z" w16du:dateUtc="2024-12-05T11:08:00Z">
              <w:tcPr>
                <w:tcW w:w="0" w:type="auto"/>
                <w:gridSpan w:val="3"/>
                <w:tcBorders>
                  <w:top w:val="single" w:sz="6" w:space="0" w:color="CCCCCC"/>
                  <w:left w:val="single" w:sz="6" w:space="0" w:color="CCCCCC"/>
                  <w:bottom w:val="single" w:sz="6" w:space="0" w:color="7F7F7F"/>
                  <w:right w:val="single" w:sz="6" w:space="0" w:color="CCCCCC"/>
                </w:tcBorders>
                <w:shd w:val="clear" w:color="auto" w:fill="DDD5AA"/>
                <w:tcMar>
                  <w:top w:w="30" w:type="dxa"/>
                  <w:left w:w="45" w:type="dxa"/>
                  <w:bottom w:w="30" w:type="dxa"/>
                  <w:right w:w="45" w:type="dxa"/>
                </w:tcMar>
                <w:hideMark/>
              </w:tcPr>
            </w:tcPrChange>
          </w:tcPr>
          <w:p w14:paraId="693D13BB"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Balanced Demand &amp; Supply</w:t>
            </w:r>
          </w:p>
        </w:tc>
        <w:tc>
          <w:tcPr>
            <w:tcW w:w="0" w:type="auto"/>
            <w:tcBorders>
              <w:top w:val="single" w:sz="6" w:space="0" w:color="CCCCCC"/>
              <w:left w:val="single" w:sz="6" w:space="0" w:color="CCCCCC"/>
              <w:bottom w:val="single" w:sz="6" w:space="0" w:color="7F7F7F"/>
              <w:right w:val="single" w:sz="6" w:space="0" w:color="CCCCCC"/>
            </w:tcBorders>
            <w:shd w:val="clear" w:color="auto" w:fill="A1DBF6"/>
            <w:tcMar>
              <w:top w:w="30" w:type="dxa"/>
              <w:left w:w="45" w:type="dxa"/>
              <w:bottom w:w="30" w:type="dxa"/>
              <w:right w:w="45" w:type="dxa"/>
            </w:tcMar>
            <w:hideMark/>
            <w:tcPrChange w:id="29" w:author="Simon Schneider" w:date="2024-12-05T12:08:00Z" w16du:dateUtc="2024-12-05T11:08:00Z">
              <w:tcPr>
                <w:tcW w:w="0" w:type="auto"/>
                <w:gridSpan w:val="4"/>
                <w:tcBorders>
                  <w:top w:val="single" w:sz="6" w:space="0" w:color="CCCCCC"/>
                  <w:left w:val="single" w:sz="6" w:space="0" w:color="CCCCCC"/>
                  <w:bottom w:val="single" w:sz="6" w:space="0" w:color="7F7F7F"/>
                  <w:right w:val="single" w:sz="6" w:space="0" w:color="CCCCCC"/>
                </w:tcBorders>
                <w:shd w:val="clear" w:color="auto" w:fill="A1DBF6"/>
                <w:tcMar>
                  <w:top w:w="30" w:type="dxa"/>
                  <w:left w:w="45" w:type="dxa"/>
                  <w:bottom w:w="30" w:type="dxa"/>
                  <w:right w:w="45" w:type="dxa"/>
                </w:tcMar>
                <w:hideMark/>
              </w:tcPr>
            </w:tcPrChange>
          </w:tcPr>
          <w:p w14:paraId="672AE0D8"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Climate adaptation/Climate neutral</w:t>
            </w:r>
          </w:p>
        </w:tc>
        <w:tc>
          <w:tcPr>
            <w:tcW w:w="1934" w:type="dxa"/>
            <w:tcBorders>
              <w:top w:val="single" w:sz="6" w:space="0" w:color="CCCCCC"/>
              <w:left w:val="single" w:sz="6" w:space="0" w:color="CCCCCC"/>
              <w:bottom w:val="single" w:sz="6" w:space="0" w:color="7F7F7F"/>
              <w:right w:val="single" w:sz="6" w:space="0" w:color="CCCCCC"/>
            </w:tcBorders>
            <w:shd w:val="clear" w:color="auto" w:fill="F3C8C0"/>
            <w:tcMar>
              <w:top w:w="30" w:type="dxa"/>
              <w:left w:w="45" w:type="dxa"/>
              <w:bottom w:w="30" w:type="dxa"/>
              <w:right w:w="45" w:type="dxa"/>
            </w:tcMar>
            <w:hideMark/>
            <w:tcPrChange w:id="30" w:author="Simon Schneider" w:date="2024-12-05T12:08:00Z" w16du:dateUtc="2024-12-05T11:08:00Z">
              <w:tcPr>
                <w:tcW w:w="0" w:type="auto"/>
                <w:gridSpan w:val="4"/>
                <w:tcBorders>
                  <w:top w:val="single" w:sz="6" w:space="0" w:color="CCCCCC"/>
                  <w:left w:val="single" w:sz="6" w:space="0" w:color="CCCCCC"/>
                  <w:bottom w:val="single" w:sz="6" w:space="0" w:color="7F7F7F"/>
                  <w:right w:val="single" w:sz="6" w:space="0" w:color="CCCCCC"/>
                </w:tcBorders>
                <w:shd w:val="clear" w:color="auto" w:fill="F3C8C0"/>
                <w:tcMar>
                  <w:top w:w="30" w:type="dxa"/>
                  <w:left w:w="45" w:type="dxa"/>
                  <w:bottom w:w="30" w:type="dxa"/>
                  <w:right w:w="45" w:type="dxa"/>
                </w:tcMar>
                <w:hideMark/>
              </w:tcPr>
            </w:tcPrChange>
          </w:tcPr>
          <w:p w14:paraId="7300BE98"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Urban Landuse</w:t>
            </w:r>
          </w:p>
        </w:tc>
        <w:tc>
          <w:tcPr>
            <w:tcW w:w="0" w:type="auto"/>
            <w:tcBorders>
              <w:top w:val="single" w:sz="6" w:space="0" w:color="CCCCCC"/>
              <w:left w:val="single" w:sz="6" w:space="0" w:color="CCCCCC"/>
              <w:bottom w:val="single" w:sz="6" w:space="0" w:color="7F7F7F"/>
              <w:right w:val="single" w:sz="6" w:space="0" w:color="CCCCCC"/>
            </w:tcBorders>
            <w:shd w:val="clear" w:color="auto" w:fill="EBC7DA"/>
            <w:tcMar>
              <w:top w:w="30" w:type="dxa"/>
              <w:left w:w="45" w:type="dxa"/>
              <w:bottom w:w="30" w:type="dxa"/>
              <w:right w:w="45" w:type="dxa"/>
            </w:tcMar>
            <w:hideMark/>
            <w:tcPrChange w:id="31" w:author="Simon Schneider" w:date="2024-12-05T12:08:00Z" w16du:dateUtc="2024-12-05T11:08:00Z">
              <w:tcPr>
                <w:tcW w:w="0" w:type="auto"/>
                <w:gridSpan w:val="4"/>
                <w:tcBorders>
                  <w:top w:val="single" w:sz="6" w:space="0" w:color="CCCCCC"/>
                  <w:left w:val="single" w:sz="6" w:space="0" w:color="CCCCCC"/>
                  <w:bottom w:val="single" w:sz="6" w:space="0" w:color="7F7F7F"/>
                  <w:right w:val="single" w:sz="6" w:space="0" w:color="CCCCCC"/>
                </w:tcBorders>
                <w:shd w:val="clear" w:color="auto" w:fill="EBC7DA"/>
                <w:tcMar>
                  <w:top w:w="30" w:type="dxa"/>
                  <w:left w:w="45" w:type="dxa"/>
                  <w:bottom w:w="30" w:type="dxa"/>
                  <w:right w:w="45" w:type="dxa"/>
                </w:tcMar>
                <w:hideMark/>
              </w:tcPr>
            </w:tcPrChange>
          </w:tcPr>
          <w:p w14:paraId="7E9CBE48"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District/neighbourhoods typologies</w:t>
            </w:r>
          </w:p>
        </w:tc>
        <w:tc>
          <w:tcPr>
            <w:tcW w:w="0" w:type="auto"/>
            <w:tcBorders>
              <w:top w:val="single" w:sz="6" w:space="0" w:color="CCCCCC"/>
              <w:left w:val="single" w:sz="6" w:space="0" w:color="CCCCCC"/>
              <w:bottom w:val="single" w:sz="6" w:space="0" w:color="7F7F7F"/>
              <w:right w:val="single" w:sz="6" w:space="0" w:color="CCCCCC"/>
            </w:tcBorders>
            <w:shd w:val="clear" w:color="auto" w:fill="B8DED4"/>
            <w:tcMar>
              <w:top w:w="30" w:type="dxa"/>
              <w:left w:w="45" w:type="dxa"/>
              <w:bottom w:w="30" w:type="dxa"/>
              <w:right w:w="45" w:type="dxa"/>
            </w:tcMar>
            <w:hideMark/>
            <w:tcPrChange w:id="32"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B8DED4"/>
                <w:tcMar>
                  <w:top w:w="30" w:type="dxa"/>
                  <w:left w:w="45" w:type="dxa"/>
                  <w:bottom w:w="30" w:type="dxa"/>
                  <w:right w:w="45" w:type="dxa"/>
                </w:tcMar>
                <w:hideMark/>
              </w:tcPr>
            </w:tcPrChange>
          </w:tcPr>
          <w:p w14:paraId="5E3CD41A"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Simulation</w:t>
            </w:r>
          </w:p>
        </w:tc>
      </w:tr>
      <w:tr w:rsidR="006C3083" w:rsidRPr="00C571FD" w14:paraId="1AC2B2A5" w14:textId="77777777" w:rsidTr="006C3083">
        <w:tblPrEx>
          <w:tblPrExChange w:id="33" w:author="Simon Schneider" w:date="2024-12-05T12:08:00Z" w16du:dateUtc="2024-12-05T11:08:00Z">
            <w:tblPrEx>
              <w:tblW w:w="12885" w:type="dxa"/>
            </w:tblPrEx>
          </w:tblPrExChange>
        </w:tblPrEx>
        <w:trPr>
          <w:trHeight w:val="315"/>
          <w:trPrChange w:id="34" w:author="Simon Schneider" w:date="2024-12-05T12:08:00Z" w16du:dateUtc="2024-12-05T11:08:00Z">
            <w:trPr>
              <w:gridAfter w:val="0"/>
              <w:trHeight w:val="315"/>
            </w:trPr>
          </w:trPrChange>
        </w:trPr>
        <w:tc>
          <w:tcPr>
            <w:tcW w:w="1693" w:type="dxa"/>
            <w:tcBorders>
              <w:top w:val="single" w:sz="6" w:space="0" w:color="CCCCCC"/>
              <w:left w:val="single" w:sz="6" w:space="0" w:color="CCCCCC"/>
              <w:bottom w:val="single" w:sz="6" w:space="0" w:color="7F7F7F"/>
              <w:right w:val="single" w:sz="6" w:space="0" w:color="CCCCCC"/>
            </w:tcBorders>
            <w:shd w:val="clear" w:color="auto" w:fill="F6DBB8"/>
            <w:tcMar>
              <w:top w:w="30" w:type="dxa"/>
              <w:left w:w="45" w:type="dxa"/>
              <w:bottom w:w="30" w:type="dxa"/>
              <w:right w:w="45" w:type="dxa"/>
            </w:tcMar>
            <w:hideMark/>
            <w:tcPrChange w:id="35" w:author="Simon Schneider" w:date="2024-12-05T12:08:00Z" w16du:dateUtc="2024-12-05T11:08:00Z">
              <w:tcPr>
                <w:tcW w:w="0" w:type="auto"/>
                <w:tcBorders>
                  <w:top w:val="single" w:sz="6" w:space="0" w:color="CCCCCC"/>
                  <w:left w:val="single" w:sz="6" w:space="0" w:color="CCCCCC"/>
                  <w:bottom w:val="single" w:sz="6" w:space="0" w:color="7F7F7F"/>
                  <w:right w:val="single" w:sz="6" w:space="0" w:color="CCCCCC"/>
                </w:tcBorders>
                <w:shd w:val="clear" w:color="auto" w:fill="F6DBB8"/>
                <w:tcMar>
                  <w:top w:w="30" w:type="dxa"/>
                  <w:left w:w="45" w:type="dxa"/>
                  <w:bottom w:w="30" w:type="dxa"/>
                  <w:right w:w="45" w:type="dxa"/>
                </w:tcMar>
                <w:hideMark/>
              </w:tcPr>
            </w:tcPrChange>
          </w:tcPr>
          <w:p w14:paraId="03CF9F84"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Political Engagement</w:t>
            </w:r>
          </w:p>
        </w:tc>
        <w:tc>
          <w:tcPr>
            <w:tcW w:w="0" w:type="auto"/>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Change w:id="36"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
            </w:tcPrChange>
          </w:tcPr>
          <w:p w14:paraId="4F27416D"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Circular Economy</w:t>
            </w:r>
          </w:p>
        </w:tc>
        <w:tc>
          <w:tcPr>
            <w:tcW w:w="2396" w:type="dxa"/>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Change w:id="37" w:author="Simon Schneider" w:date="2024-12-05T12:08:00Z" w16du:dateUtc="2024-12-05T11:08:00Z">
              <w:tcPr>
                <w:tcW w:w="2396" w:type="dxa"/>
                <w:gridSpan w:val="3"/>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
            </w:tcPrChange>
          </w:tcPr>
          <w:p w14:paraId="3005CE76"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Everyday Consumption &amp; Production Practices</w:t>
            </w:r>
          </w:p>
        </w:tc>
        <w:tc>
          <w:tcPr>
            <w:tcW w:w="2268" w:type="dxa"/>
            <w:tcBorders>
              <w:top w:val="single" w:sz="6" w:space="0" w:color="CCCCCC"/>
              <w:left w:val="single" w:sz="6" w:space="0" w:color="CCCCCC"/>
              <w:bottom w:val="single" w:sz="6" w:space="0" w:color="7F7F7F"/>
              <w:right w:val="single" w:sz="6" w:space="0" w:color="CCCCCC"/>
            </w:tcBorders>
            <w:shd w:val="clear" w:color="auto" w:fill="DDD5AA"/>
            <w:tcMar>
              <w:top w:w="30" w:type="dxa"/>
              <w:left w:w="45" w:type="dxa"/>
              <w:bottom w:w="30" w:type="dxa"/>
              <w:right w:w="45" w:type="dxa"/>
            </w:tcMar>
            <w:hideMark/>
            <w:tcPrChange w:id="38" w:author="Simon Schneider" w:date="2024-12-05T12:08:00Z" w16du:dateUtc="2024-12-05T11:08:00Z">
              <w:tcPr>
                <w:tcW w:w="0" w:type="auto"/>
                <w:gridSpan w:val="3"/>
                <w:tcBorders>
                  <w:top w:val="single" w:sz="6" w:space="0" w:color="CCCCCC"/>
                  <w:left w:val="single" w:sz="6" w:space="0" w:color="CCCCCC"/>
                  <w:bottom w:val="single" w:sz="6" w:space="0" w:color="7F7F7F"/>
                  <w:right w:val="single" w:sz="6" w:space="0" w:color="CCCCCC"/>
                </w:tcBorders>
                <w:shd w:val="clear" w:color="auto" w:fill="DDD5AA"/>
                <w:tcMar>
                  <w:top w:w="30" w:type="dxa"/>
                  <w:left w:w="45" w:type="dxa"/>
                  <w:bottom w:w="30" w:type="dxa"/>
                  <w:right w:w="45" w:type="dxa"/>
                </w:tcMar>
                <w:hideMark/>
              </w:tcPr>
            </w:tcPrChange>
          </w:tcPr>
          <w:p w14:paraId="69CE52DE"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Energy Savings</w:t>
            </w:r>
          </w:p>
        </w:tc>
        <w:tc>
          <w:tcPr>
            <w:tcW w:w="0" w:type="auto"/>
            <w:tcBorders>
              <w:top w:val="single" w:sz="6" w:space="0" w:color="CCCCCC"/>
              <w:left w:val="single" w:sz="6" w:space="0" w:color="CCCCCC"/>
              <w:bottom w:val="single" w:sz="6" w:space="0" w:color="7F7F7F"/>
              <w:right w:val="single" w:sz="6" w:space="0" w:color="CCCCCC"/>
            </w:tcBorders>
            <w:shd w:val="clear" w:color="auto" w:fill="A1DBF6"/>
            <w:tcMar>
              <w:top w:w="30" w:type="dxa"/>
              <w:left w:w="45" w:type="dxa"/>
              <w:bottom w:w="30" w:type="dxa"/>
              <w:right w:w="45" w:type="dxa"/>
            </w:tcMar>
            <w:hideMark/>
            <w:tcPrChange w:id="39" w:author="Simon Schneider" w:date="2024-12-05T12:08:00Z" w16du:dateUtc="2024-12-05T11:08:00Z">
              <w:tcPr>
                <w:tcW w:w="0" w:type="auto"/>
                <w:gridSpan w:val="4"/>
                <w:tcBorders>
                  <w:top w:val="single" w:sz="6" w:space="0" w:color="CCCCCC"/>
                  <w:left w:val="single" w:sz="6" w:space="0" w:color="CCCCCC"/>
                  <w:bottom w:val="single" w:sz="6" w:space="0" w:color="7F7F7F"/>
                  <w:right w:val="single" w:sz="6" w:space="0" w:color="CCCCCC"/>
                </w:tcBorders>
                <w:shd w:val="clear" w:color="auto" w:fill="A1DBF6"/>
                <w:tcMar>
                  <w:top w:w="30" w:type="dxa"/>
                  <w:left w:w="45" w:type="dxa"/>
                  <w:bottom w:w="30" w:type="dxa"/>
                  <w:right w:w="45" w:type="dxa"/>
                </w:tcMar>
                <w:hideMark/>
              </w:tcPr>
            </w:tcPrChange>
          </w:tcPr>
          <w:p w14:paraId="2B4DEBDC"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Energy efficiency</w:t>
            </w:r>
          </w:p>
        </w:tc>
        <w:tc>
          <w:tcPr>
            <w:tcW w:w="1934" w:type="dxa"/>
            <w:tcBorders>
              <w:top w:val="single" w:sz="6" w:space="0" w:color="CCCCCC"/>
              <w:left w:val="single" w:sz="6" w:space="0" w:color="CCCCCC"/>
              <w:bottom w:val="single" w:sz="6" w:space="0" w:color="7F7F7F"/>
              <w:right w:val="single" w:sz="6" w:space="0" w:color="CCCCCC"/>
            </w:tcBorders>
            <w:shd w:val="clear" w:color="auto" w:fill="F3C8C0"/>
            <w:tcMar>
              <w:top w:w="30" w:type="dxa"/>
              <w:left w:w="45" w:type="dxa"/>
              <w:bottom w:w="30" w:type="dxa"/>
              <w:right w:w="45" w:type="dxa"/>
            </w:tcMar>
            <w:hideMark/>
            <w:tcPrChange w:id="40" w:author="Simon Schneider" w:date="2024-12-05T12:08:00Z" w16du:dateUtc="2024-12-05T11:08:00Z">
              <w:tcPr>
                <w:tcW w:w="0" w:type="auto"/>
                <w:gridSpan w:val="4"/>
                <w:tcBorders>
                  <w:top w:val="single" w:sz="6" w:space="0" w:color="CCCCCC"/>
                  <w:left w:val="single" w:sz="6" w:space="0" w:color="CCCCCC"/>
                  <w:bottom w:val="single" w:sz="6" w:space="0" w:color="7F7F7F"/>
                  <w:right w:val="single" w:sz="6" w:space="0" w:color="CCCCCC"/>
                </w:tcBorders>
                <w:shd w:val="clear" w:color="auto" w:fill="F3C8C0"/>
                <w:tcMar>
                  <w:top w:w="30" w:type="dxa"/>
                  <w:left w:w="45" w:type="dxa"/>
                  <w:bottom w:w="30" w:type="dxa"/>
                  <w:right w:w="45" w:type="dxa"/>
                </w:tcMar>
                <w:hideMark/>
              </w:tcPr>
            </w:tcPrChange>
          </w:tcPr>
          <w:p w14:paraId="675E2F43"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District Regulation</w:t>
            </w:r>
          </w:p>
        </w:tc>
        <w:tc>
          <w:tcPr>
            <w:tcW w:w="0" w:type="auto"/>
            <w:tcBorders>
              <w:top w:val="single" w:sz="6" w:space="0" w:color="CCCCCC"/>
              <w:left w:val="single" w:sz="6" w:space="0" w:color="CCCCCC"/>
              <w:bottom w:val="single" w:sz="6" w:space="0" w:color="7F7F7F"/>
              <w:right w:val="single" w:sz="6" w:space="0" w:color="CCCCCC"/>
            </w:tcBorders>
            <w:shd w:val="clear" w:color="auto" w:fill="EBC7DA"/>
            <w:tcMar>
              <w:top w:w="30" w:type="dxa"/>
              <w:left w:w="45" w:type="dxa"/>
              <w:bottom w:w="30" w:type="dxa"/>
              <w:right w:w="45" w:type="dxa"/>
            </w:tcMar>
            <w:hideMark/>
            <w:tcPrChange w:id="41" w:author="Simon Schneider" w:date="2024-12-05T12:08:00Z" w16du:dateUtc="2024-12-05T11:08:00Z">
              <w:tcPr>
                <w:tcW w:w="0" w:type="auto"/>
                <w:gridSpan w:val="4"/>
                <w:tcBorders>
                  <w:top w:val="single" w:sz="6" w:space="0" w:color="CCCCCC"/>
                  <w:left w:val="single" w:sz="6" w:space="0" w:color="CCCCCC"/>
                  <w:bottom w:val="single" w:sz="6" w:space="0" w:color="7F7F7F"/>
                  <w:right w:val="single" w:sz="6" w:space="0" w:color="CCCCCC"/>
                </w:tcBorders>
                <w:shd w:val="clear" w:color="auto" w:fill="EBC7DA"/>
                <w:tcMar>
                  <w:top w:w="30" w:type="dxa"/>
                  <w:left w:w="45" w:type="dxa"/>
                  <w:bottom w:w="30" w:type="dxa"/>
                  <w:right w:w="45" w:type="dxa"/>
                </w:tcMar>
                <w:hideMark/>
              </w:tcPr>
            </w:tcPrChange>
          </w:tcPr>
          <w:p w14:paraId="2347FD1A"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Mobility</w:t>
            </w:r>
          </w:p>
        </w:tc>
        <w:tc>
          <w:tcPr>
            <w:tcW w:w="0" w:type="auto"/>
            <w:tcBorders>
              <w:top w:val="single" w:sz="6" w:space="0" w:color="CCCCCC"/>
              <w:left w:val="single" w:sz="6" w:space="0" w:color="CCCCCC"/>
              <w:bottom w:val="single" w:sz="6" w:space="0" w:color="7F7F7F"/>
              <w:right w:val="single" w:sz="6" w:space="0" w:color="CCCCCC"/>
            </w:tcBorders>
            <w:shd w:val="clear" w:color="auto" w:fill="B8DED4"/>
            <w:tcMar>
              <w:top w:w="30" w:type="dxa"/>
              <w:left w:w="45" w:type="dxa"/>
              <w:bottom w:w="30" w:type="dxa"/>
              <w:right w:w="45" w:type="dxa"/>
            </w:tcMar>
            <w:hideMark/>
            <w:tcPrChange w:id="42"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B8DED4"/>
                <w:tcMar>
                  <w:top w:w="30" w:type="dxa"/>
                  <w:left w:w="45" w:type="dxa"/>
                  <w:bottom w:w="30" w:type="dxa"/>
                  <w:right w:w="45" w:type="dxa"/>
                </w:tcMar>
                <w:hideMark/>
              </w:tcPr>
            </w:tcPrChange>
          </w:tcPr>
          <w:p w14:paraId="1BC5872B"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Monitoring</w:t>
            </w:r>
          </w:p>
        </w:tc>
      </w:tr>
      <w:tr w:rsidR="006C3083" w:rsidRPr="00C571FD" w14:paraId="1167ED9D" w14:textId="77777777" w:rsidTr="006C3083">
        <w:tblPrEx>
          <w:tblPrExChange w:id="43" w:author="Simon Schneider" w:date="2024-12-05T12:08:00Z" w16du:dateUtc="2024-12-05T11:08:00Z">
            <w:tblPrEx>
              <w:tblW w:w="12885" w:type="dxa"/>
            </w:tblPrEx>
          </w:tblPrExChange>
        </w:tblPrEx>
        <w:trPr>
          <w:trHeight w:val="315"/>
          <w:trPrChange w:id="44" w:author="Simon Schneider" w:date="2024-12-05T12:08:00Z" w16du:dateUtc="2024-12-05T11:08:00Z">
            <w:trPr>
              <w:gridAfter w:val="0"/>
              <w:trHeight w:val="315"/>
            </w:trPr>
          </w:trPrChange>
        </w:trPr>
        <w:tc>
          <w:tcPr>
            <w:tcW w:w="1693" w:type="dxa"/>
            <w:tcBorders>
              <w:top w:val="single" w:sz="6" w:space="0" w:color="CCCCCC"/>
              <w:left w:val="single" w:sz="6" w:space="0" w:color="CCCCCC"/>
              <w:bottom w:val="single" w:sz="6" w:space="0" w:color="7F7F7F"/>
              <w:right w:val="single" w:sz="6" w:space="0" w:color="CCCCCC"/>
            </w:tcBorders>
            <w:shd w:val="clear" w:color="auto" w:fill="F6DBB8"/>
            <w:tcMar>
              <w:top w:w="30" w:type="dxa"/>
              <w:left w:w="45" w:type="dxa"/>
              <w:bottom w:w="30" w:type="dxa"/>
              <w:right w:w="45" w:type="dxa"/>
            </w:tcMar>
            <w:hideMark/>
            <w:tcPrChange w:id="45" w:author="Simon Schneider" w:date="2024-12-05T12:08:00Z" w16du:dateUtc="2024-12-05T11:08:00Z">
              <w:tcPr>
                <w:tcW w:w="0" w:type="auto"/>
                <w:tcBorders>
                  <w:top w:val="single" w:sz="6" w:space="0" w:color="CCCCCC"/>
                  <w:left w:val="single" w:sz="6" w:space="0" w:color="CCCCCC"/>
                  <w:bottom w:val="single" w:sz="6" w:space="0" w:color="7F7F7F"/>
                  <w:right w:val="single" w:sz="6" w:space="0" w:color="CCCCCC"/>
                </w:tcBorders>
                <w:shd w:val="clear" w:color="auto" w:fill="F6DBB8"/>
                <w:tcMar>
                  <w:top w:w="30" w:type="dxa"/>
                  <w:left w:w="45" w:type="dxa"/>
                  <w:bottom w:w="30" w:type="dxa"/>
                  <w:right w:w="45" w:type="dxa"/>
                </w:tcMar>
                <w:hideMark/>
              </w:tcPr>
            </w:tcPrChange>
          </w:tcPr>
          <w:p w14:paraId="2727BF85"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Power Analysis</w:t>
            </w:r>
          </w:p>
        </w:tc>
        <w:tc>
          <w:tcPr>
            <w:tcW w:w="0" w:type="auto"/>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Change w:id="46"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
            </w:tcPrChange>
          </w:tcPr>
          <w:p w14:paraId="3AEB1367"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Cost Analysis</w:t>
            </w:r>
          </w:p>
        </w:tc>
        <w:tc>
          <w:tcPr>
            <w:tcW w:w="2396" w:type="dxa"/>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Change w:id="47" w:author="Simon Schneider" w:date="2024-12-05T12:08:00Z" w16du:dateUtc="2024-12-05T11:08:00Z">
              <w:tcPr>
                <w:tcW w:w="2396" w:type="dxa"/>
                <w:gridSpan w:val="3"/>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
            </w:tcPrChange>
          </w:tcPr>
          <w:p w14:paraId="67543833"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Wellbeing &amp; quality of life</w:t>
            </w:r>
          </w:p>
        </w:tc>
        <w:tc>
          <w:tcPr>
            <w:tcW w:w="2268" w:type="dxa"/>
            <w:tcBorders>
              <w:top w:val="single" w:sz="6" w:space="0" w:color="CCCCCC"/>
              <w:left w:val="single" w:sz="6" w:space="0" w:color="CCCCCC"/>
              <w:bottom w:val="single" w:sz="6" w:space="0" w:color="7F7F7F"/>
              <w:right w:val="single" w:sz="6" w:space="0" w:color="CCCCCC"/>
            </w:tcBorders>
            <w:shd w:val="clear" w:color="auto" w:fill="DDD5AA"/>
            <w:tcMar>
              <w:top w:w="30" w:type="dxa"/>
              <w:left w:w="45" w:type="dxa"/>
              <w:bottom w:w="30" w:type="dxa"/>
              <w:right w:w="45" w:type="dxa"/>
            </w:tcMar>
            <w:hideMark/>
            <w:tcPrChange w:id="48" w:author="Simon Schneider" w:date="2024-12-05T12:08:00Z" w16du:dateUtc="2024-12-05T11:08:00Z">
              <w:tcPr>
                <w:tcW w:w="0" w:type="auto"/>
                <w:gridSpan w:val="3"/>
                <w:tcBorders>
                  <w:top w:val="single" w:sz="6" w:space="0" w:color="CCCCCC"/>
                  <w:left w:val="single" w:sz="6" w:space="0" w:color="CCCCCC"/>
                  <w:bottom w:val="single" w:sz="6" w:space="0" w:color="7F7F7F"/>
                  <w:right w:val="single" w:sz="6" w:space="0" w:color="CCCCCC"/>
                </w:tcBorders>
                <w:shd w:val="clear" w:color="auto" w:fill="DDD5AA"/>
                <w:tcMar>
                  <w:top w:w="30" w:type="dxa"/>
                  <w:left w:w="45" w:type="dxa"/>
                  <w:bottom w:w="30" w:type="dxa"/>
                  <w:right w:w="45" w:type="dxa"/>
                </w:tcMar>
                <w:hideMark/>
              </w:tcPr>
            </w:tcPrChange>
          </w:tcPr>
          <w:p w14:paraId="24FCD7F1"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Conversion &amp; Storage</w:t>
            </w:r>
          </w:p>
        </w:tc>
        <w:tc>
          <w:tcPr>
            <w:tcW w:w="0" w:type="auto"/>
            <w:tcBorders>
              <w:top w:val="single" w:sz="6" w:space="0" w:color="CCCCCC"/>
              <w:left w:val="single" w:sz="6" w:space="0" w:color="CCCCCC"/>
              <w:bottom w:val="single" w:sz="6" w:space="0" w:color="7F7F7F"/>
              <w:right w:val="single" w:sz="6" w:space="0" w:color="CCCCCC"/>
            </w:tcBorders>
            <w:shd w:val="clear" w:color="auto" w:fill="A1DBF6"/>
            <w:tcMar>
              <w:top w:w="30" w:type="dxa"/>
              <w:left w:w="45" w:type="dxa"/>
              <w:bottom w:w="30" w:type="dxa"/>
              <w:right w:w="45" w:type="dxa"/>
            </w:tcMar>
            <w:hideMark/>
            <w:tcPrChange w:id="49" w:author="Simon Schneider" w:date="2024-12-05T12:08:00Z" w16du:dateUtc="2024-12-05T11:08:00Z">
              <w:tcPr>
                <w:tcW w:w="0" w:type="auto"/>
                <w:gridSpan w:val="4"/>
                <w:tcBorders>
                  <w:top w:val="single" w:sz="6" w:space="0" w:color="CCCCCC"/>
                  <w:left w:val="single" w:sz="6" w:space="0" w:color="CCCCCC"/>
                  <w:bottom w:val="single" w:sz="6" w:space="0" w:color="7F7F7F"/>
                  <w:right w:val="single" w:sz="6" w:space="0" w:color="CCCCCC"/>
                </w:tcBorders>
                <w:shd w:val="clear" w:color="auto" w:fill="A1DBF6"/>
                <w:tcMar>
                  <w:top w:w="30" w:type="dxa"/>
                  <w:left w:w="45" w:type="dxa"/>
                  <w:bottom w:w="30" w:type="dxa"/>
                  <w:right w:w="45" w:type="dxa"/>
                </w:tcMar>
                <w:hideMark/>
              </w:tcPr>
            </w:tcPrChange>
          </w:tcPr>
          <w:p w14:paraId="12F5031C"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Embodied energy</w:t>
            </w:r>
          </w:p>
        </w:tc>
        <w:tc>
          <w:tcPr>
            <w:tcW w:w="1934" w:type="dxa"/>
            <w:tcBorders>
              <w:top w:val="single" w:sz="6" w:space="0" w:color="CCCCCC"/>
              <w:left w:val="single" w:sz="6" w:space="0" w:color="CCCCCC"/>
              <w:bottom w:val="single" w:sz="6" w:space="0" w:color="7F7F7F"/>
              <w:right w:val="single" w:sz="6" w:space="0" w:color="CCCCCC"/>
            </w:tcBorders>
            <w:shd w:val="clear" w:color="auto" w:fill="F3C8C0"/>
            <w:tcMar>
              <w:top w:w="30" w:type="dxa"/>
              <w:left w:w="45" w:type="dxa"/>
              <w:bottom w:w="30" w:type="dxa"/>
              <w:right w:w="45" w:type="dxa"/>
            </w:tcMar>
            <w:hideMark/>
            <w:tcPrChange w:id="50" w:author="Simon Schneider" w:date="2024-12-05T12:08:00Z" w16du:dateUtc="2024-12-05T11:08:00Z">
              <w:tcPr>
                <w:tcW w:w="0" w:type="auto"/>
                <w:gridSpan w:val="4"/>
                <w:tcBorders>
                  <w:top w:val="single" w:sz="6" w:space="0" w:color="CCCCCC"/>
                  <w:left w:val="single" w:sz="6" w:space="0" w:color="CCCCCC"/>
                  <w:bottom w:val="single" w:sz="6" w:space="0" w:color="7F7F7F"/>
                  <w:right w:val="single" w:sz="6" w:space="0" w:color="CCCCCC"/>
                </w:tcBorders>
                <w:shd w:val="clear" w:color="auto" w:fill="F3C8C0"/>
                <w:tcMar>
                  <w:top w:w="30" w:type="dxa"/>
                  <w:left w:w="45" w:type="dxa"/>
                  <w:bottom w:w="30" w:type="dxa"/>
                  <w:right w:w="45" w:type="dxa"/>
                </w:tcMar>
                <w:hideMark/>
              </w:tcPr>
            </w:tcPrChange>
          </w:tcPr>
          <w:p w14:paraId="5C84F262"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Participative Instruments</w:t>
            </w:r>
          </w:p>
        </w:tc>
        <w:tc>
          <w:tcPr>
            <w:tcW w:w="0" w:type="auto"/>
            <w:tcBorders>
              <w:top w:val="single" w:sz="6" w:space="0" w:color="CCCCCC"/>
              <w:left w:val="single" w:sz="6" w:space="0" w:color="CCCCCC"/>
              <w:bottom w:val="single" w:sz="6" w:space="0" w:color="7F7F7F"/>
              <w:right w:val="single" w:sz="6" w:space="0" w:color="CCCCCC"/>
            </w:tcBorders>
            <w:shd w:val="clear" w:color="auto" w:fill="EBC7DA"/>
            <w:tcMar>
              <w:top w:w="30" w:type="dxa"/>
              <w:left w:w="45" w:type="dxa"/>
              <w:bottom w:w="30" w:type="dxa"/>
              <w:right w:w="45" w:type="dxa"/>
            </w:tcMar>
            <w:hideMark/>
            <w:tcPrChange w:id="51" w:author="Simon Schneider" w:date="2024-12-05T12:08:00Z" w16du:dateUtc="2024-12-05T11:08:00Z">
              <w:tcPr>
                <w:tcW w:w="0" w:type="auto"/>
                <w:gridSpan w:val="4"/>
                <w:tcBorders>
                  <w:top w:val="single" w:sz="6" w:space="0" w:color="CCCCCC"/>
                  <w:left w:val="single" w:sz="6" w:space="0" w:color="CCCCCC"/>
                  <w:bottom w:val="single" w:sz="6" w:space="0" w:color="7F7F7F"/>
                  <w:right w:val="single" w:sz="6" w:space="0" w:color="CCCCCC"/>
                </w:tcBorders>
                <w:shd w:val="clear" w:color="auto" w:fill="EBC7DA"/>
                <w:tcMar>
                  <w:top w:w="30" w:type="dxa"/>
                  <w:left w:w="45" w:type="dxa"/>
                  <w:bottom w:w="30" w:type="dxa"/>
                  <w:right w:w="45" w:type="dxa"/>
                </w:tcMar>
                <w:hideMark/>
              </w:tcPr>
            </w:tcPrChange>
          </w:tcPr>
          <w:p w14:paraId="73536FB1"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PED boundaries</w:t>
            </w:r>
          </w:p>
        </w:tc>
        <w:tc>
          <w:tcPr>
            <w:tcW w:w="0" w:type="auto"/>
            <w:tcBorders>
              <w:top w:val="single" w:sz="6" w:space="0" w:color="CCCCCC"/>
              <w:left w:val="single" w:sz="6" w:space="0" w:color="CCCCCC"/>
              <w:bottom w:val="single" w:sz="6" w:space="0" w:color="7F7F7F"/>
              <w:right w:val="single" w:sz="6" w:space="0" w:color="CCCCCC"/>
            </w:tcBorders>
            <w:shd w:val="clear" w:color="auto" w:fill="B8DED4"/>
            <w:tcMar>
              <w:top w:w="30" w:type="dxa"/>
              <w:left w:w="45" w:type="dxa"/>
              <w:bottom w:w="30" w:type="dxa"/>
              <w:right w:w="45" w:type="dxa"/>
            </w:tcMar>
            <w:hideMark/>
            <w:tcPrChange w:id="52"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B8DED4"/>
                <w:tcMar>
                  <w:top w:w="30" w:type="dxa"/>
                  <w:left w:w="45" w:type="dxa"/>
                  <w:bottom w:w="30" w:type="dxa"/>
                  <w:right w:w="45" w:type="dxa"/>
                </w:tcMar>
                <w:hideMark/>
              </w:tcPr>
            </w:tcPrChange>
          </w:tcPr>
          <w:p w14:paraId="62F0CE30"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Modeling Tools</w:t>
            </w:r>
          </w:p>
        </w:tc>
      </w:tr>
      <w:tr w:rsidR="006C3083" w:rsidRPr="00C571FD" w14:paraId="4965EE42" w14:textId="77777777" w:rsidTr="006C3083">
        <w:tblPrEx>
          <w:tblPrExChange w:id="53" w:author="Simon Schneider" w:date="2024-12-05T12:08:00Z" w16du:dateUtc="2024-12-05T11:08:00Z">
            <w:tblPrEx>
              <w:tblW w:w="12885" w:type="dxa"/>
            </w:tblPrEx>
          </w:tblPrExChange>
        </w:tblPrEx>
        <w:trPr>
          <w:trHeight w:val="315"/>
          <w:trPrChange w:id="54" w:author="Simon Schneider" w:date="2024-12-05T12:08:00Z" w16du:dateUtc="2024-12-05T11:08:00Z">
            <w:trPr>
              <w:gridAfter w:val="0"/>
              <w:trHeight w:val="315"/>
            </w:trPr>
          </w:trPrChange>
        </w:trPr>
        <w:tc>
          <w:tcPr>
            <w:tcW w:w="1693" w:type="dxa"/>
            <w:tcBorders>
              <w:top w:val="single" w:sz="6" w:space="0" w:color="CCCCCC"/>
              <w:left w:val="single" w:sz="6" w:space="0" w:color="CCCCCC"/>
              <w:bottom w:val="single" w:sz="6" w:space="0" w:color="7F7F7F"/>
              <w:right w:val="single" w:sz="6" w:space="0" w:color="CCCCCC"/>
            </w:tcBorders>
            <w:shd w:val="clear" w:color="auto" w:fill="F6DBB8"/>
            <w:tcMar>
              <w:top w:w="30" w:type="dxa"/>
              <w:left w:w="45" w:type="dxa"/>
              <w:bottom w:w="30" w:type="dxa"/>
              <w:right w:w="45" w:type="dxa"/>
            </w:tcMar>
            <w:hideMark/>
            <w:tcPrChange w:id="55" w:author="Simon Schneider" w:date="2024-12-05T12:08:00Z" w16du:dateUtc="2024-12-05T11:08:00Z">
              <w:tcPr>
                <w:tcW w:w="0" w:type="auto"/>
                <w:tcBorders>
                  <w:top w:val="single" w:sz="6" w:space="0" w:color="CCCCCC"/>
                  <w:left w:val="single" w:sz="6" w:space="0" w:color="CCCCCC"/>
                  <w:bottom w:val="single" w:sz="6" w:space="0" w:color="7F7F7F"/>
                  <w:right w:val="single" w:sz="6" w:space="0" w:color="CCCCCC"/>
                </w:tcBorders>
                <w:shd w:val="clear" w:color="auto" w:fill="F6DBB8"/>
                <w:tcMar>
                  <w:top w:w="30" w:type="dxa"/>
                  <w:left w:w="45" w:type="dxa"/>
                  <w:bottom w:w="30" w:type="dxa"/>
                  <w:right w:w="45" w:type="dxa"/>
                </w:tcMar>
                <w:hideMark/>
              </w:tcPr>
            </w:tcPrChange>
          </w:tcPr>
          <w:p w14:paraId="163A1AAC"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Governance Structure</w:t>
            </w:r>
          </w:p>
        </w:tc>
        <w:tc>
          <w:tcPr>
            <w:tcW w:w="0" w:type="auto"/>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Change w:id="56"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
            </w:tcPrChange>
          </w:tcPr>
          <w:p w14:paraId="4E1DF480"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Affordability</w:t>
            </w:r>
          </w:p>
        </w:tc>
        <w:tc>
          <w:tcPr>
            <w:tcW w:w="2396" w:type="dxa"/>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Change w:id="57" w:author="Simon Schneider" w:date="2024-12-05T12:08:00Z" w16du:dateUtc="2024-12-05T11:08:00Z">
              <w:tcPr>
                <w:tcW w:w="2396" w:type="dxa"/>
                <w:gridSpan w:val="3"/>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
            </w:tcPrChange>
          </w:tcPr>
          <w:p w14:paraId="6E39BF4B"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Behavioural Change &amp; Awareness</w:t>
            </w:r>
          </w:p>
        </w:tc>
        <w:tc>
          <w:tcPr>
            <w:tcW w:w="2268" w:type="dxa"/>
            <w:tcBorders>
              <w:top w:val="single" w:sz="6" w:space="0" w:color="CCCCCC"/>
              <w:left w:val="single" w:sz="6" w:space="0" w:color="CCCCCC"/>
              <w:bottom w:val="single" w:sz="6" w:space="0" w:color="7F7F7F"/>
              <w:right w:val="single" w:sz="6" w:space="0" w:color="CCCCCC"/>
            </w:tcBorders>
            <w:shd w:val="clear" w:color="auto" w:fill="DDD5AA"/>
            <w:tcMar>
              <w:top w:w="30" w:type="dxa"/>
              <w:left w:w="45" w:type="dxa"/>
              <w:bottom w:w="30" w:type="dxa"/>
              <w:right w:w="45" w:type="dxa"/>
            </w:tcMar>
            <w:hideMark/>
            <w:tcPrChange w:id="58" w:author="Simon Schneider" w:date="2024-12-05T12:08:00Z" w16du:dateUtc="2024-12-05T11:08:00Z">
              <w:tcPr>
                <w:tcW w:w="0" w:type="auto"/>
                <w:gridSpan w:val="3"/>
                <w:tcBorders>
                  <w:top w:val="single" w:sz="6" w:space="0" w:color="CCCCCC"/>
                  <w:left w:val="single" w:sz="6" w:space="0" w:color="CCCCCC"/>
                  <w:bottom w:val="single" w:sz="6" w:space="0" w:color="7F7F7F"/>
                  <w:right w:val="single" w:sz="6" w:space="0" w:color="CCCCCC"/>
                </w:tcBorders>
                <w:shd w:val="clear" w:color="auto" w:fill="DDD5AA"/>
                <w:tcMar>
                  <w:top w:w="30" w:type="dxa"/>
                  <w:left w:w="45" w:type="dxa"/>
                  <w:bottom w:w="30" w:type="dxa"/>
                  <w:right w:w="45" w:type="dxa"/>
                </w:tcMar>
                <w:hideMark/>
              </w:tcPr>
            </w:tcPrChange>
          </w:tcPr>
          <w:p w14:paraId="386C968F"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Infstrastructure</w:t>
            </w:r>
          </w:p>
        </w:tc>
        <w:tc>
          <w:tcPr>
            <w:tcW w:w="0" w:type="auto"/>
            <w:tcBorders>
              <w:top w:val="single" w:sz="6" w:space="0" w:color="CCCCCC"/>
              <w:left w:val="single" w:sz="6" w:space="0" w:color="CCCCCC"/>
              <w:bottom w:val="single" w:sz="6" w:space="0" w:color="7F7F7F"/>
              <w:right w:val="single" w:sz="6" w:space="0" w:color="CCCCCC"/>
            </w:tcBorders>
            <w:shd w:val="clear" w:color="auto" w:fill="A1DBF6"/>
            <w:tcMar>
              <w:top w:w="30" w:type="dxa"/>
              <w:left w:w="45" w:type="dxa"/>
              <w:bottom w:w="30" w:type="dxa"/>
              <w:right w:w="45" w:type="dxa"/>
            </w:tcMar>
            <w:hideMark/>
            <w:tcPrChange w:id="59" w:author="Simon Schneider" w:date="2024-12-05T12:08:00Z" w16du:dateUtc="2024-12-05T11:08:00Z">
              <w:tcPr>
                <w:tcW w:w="0" w:type="auto"/>
                <w:gridSpan w:val="4"/>
                <w:tcBorders>
                  <w:top w:val="single" w:sz="6" w:space="0" w:color="CCCCCC"/>
                  <w:left w:val="single" w:sz="6" w:space="0" w:color="CCCCCC"/>
                  <w:bottom w:val="single" w:sz="6" w:space="0" w:color="7F7F7F"/>
                  <w:right w:val="single" w:sz="6" w:space="0" w:color="CCCCCC"/>
                </w:tcBorders>
                <w:shd w:val="clear" w:color="auto" w:fill="A1DBF6"/>
                <w:tcMar>
                  <w:top w:w="30" w:type="dxa"/>
                  <w:left w:w="45" w:type="dxa"/>
                  <w:bottom w:w="30" w:type="dxa"/>
                  <w:right w:w="45" w:type="dxa"/>
                </w:tcMar>
                <w:hideMark/>
              </w:tcPr>
            </w:tcPrChange>
          </w:tcPr>
          <w:p w14:paraId="38D8BE99"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Green house gas emissions</w:t>
            </w:r>
          </w:p>
        </w:tc>
        <w:tc>
          <w:tcPr>
            <w:tcW w:w="1934" w:type="dxa"/>
            <w:tcBorders>
              <w:top w:val="single" w:sz="6" w:space="0" w:color="CCCCCC"/>
              <w:left w:val="single" w:sz="6" w:space="0" w:color="CCCCCC"/>
              <w:bottom w:val="single" w:sz="6" w:space="0" w:color="7F7F7F"/>
              <w:right w:val="single" w:sz="6" w:space="0" w:color="CCCCCC"/>
            </w:tcBorders>
            <w:shd w:val="clear" w:color="auto" w:fill="F3C8C0"/>
            <w:tcMar>
              <w:top w:w="30" w:type="dxa"/>
              <w:left w:w="45" w:type="dxa"/>
              <w:bottom w:w="30" w:type="dxa"/>
              <w:right w:w="45" w:type="dxa"/>
            </w:tcMar>
            <w:hideMark/>
            <w:tcPrChange w:id="60" w:author="Simon Schneider" w:date="2024-12-05T12:08:00Z" w16du:dateUtc="2024-12-05T11:08:00Z">
              <w:tcPr>
                <w:tcW w:w="0" w:type="auto"/>
                <w:gridSpan w:val="4"/>
                <w:tcBorders>
                  <w:top w:val="single" w:sz="6" w:space="0" w:color="CCCCCC"/>
                  <w:left w:val="single" w:sz="6" w:space="0" w:color="CCCCCC"/>
                  <w:bottom w:val="single" w:sz="6" w:space="0" w:color="7F7F7F"/>
                  <w:right w:val="single" w:sz="6" w:space="0" w:color="CCCCCC"/>
                </w:tcBorders>
                <w:shd w:val="clear" w:color="auto" w:fill="F3C8C0"/>
                <w:tcMar>
                  <w:top w:w="30" w:type="dxa"/>
                  <w:left w:w="45" w:type="dxa"/>
                  <w:bottom w:w="30" w:type="dxa"/>
                  <w:right w:w="45" w:type="dxa"/>
                </w:tcMar>
                <w:hideMark/>
              </w:tcPr>
            </w:tcPrChange>
          </w:tcPr>
          <w:p w14:paraId="6E14B478"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Energy Communities</w:t>
            </w:r>
          </w:p>
        </w:tc>
        <w:tc>
          <w:tcPr>
            <w:tcW w:w="0" w:type="auto"/>
            <w:tcBorders>
              <w:top w:val="single" w:sz="6" w:space="0" w:color="CCCCCC"/>
              <w:left w:val="single" w:sz="6" w:space="0" w:color="CCCCCC"/>
              <w:bottom w:val="single" w:sz="6" w:space="0" w:color="7F7F7F"/>
              <w:right w:val="single" w:sz="6" w:space="0" w:color="CCCCCC"/>
            </w:tcBorders>
            <w:shd w:val="clear" w:color="auto" w:fill="EBC7DA"/>
            <w:tcMar>
              <w:top w:w="30" w:type="dxa"/>
              <w:left w:w="45" w:type="dxa"/>
              <w:bottom w:w="30" w:type="dxa"/>
              <w:right w:w="45" w:type="dxa"/>
            </w:tcMar>
            <w:hideMark/>
            <w:tcPrChange w:id="61" w:author="Simon Schneider" w:date="2024-12-05T12:08:00Z" w16du:dateUtc="2024-12-05T11:08:00Z">
              <w:tcPr>
                <w:tcW w:w="0" w:type="auto"/>
                <w:gridSpan w:val="4"/>
                <w:tcBorders>
                  <w:top w:val="single" w:sz="6" w:space="0" w:color="CCCCCC"/>
                  <w:left w:val="single" w:sz="6" w:space="0" w:color="CCCCCC"/>
                  <w:bottom w:val="single" w:sz="6" w:space="0" w:color="7F7F7F"/>
                  <w:right w:val="single" w:sz="6" w:space="0" w:color="CCCCCC"/>
                </w:tcBorders>
                <w:shd w:val="clear" w:color="auto" w:fill="EBC7DA"/>
                <w:tcMar>
                  <w:top w:w="30" w:type="dxa"/>
                  <w:left w:w="45" w:type="dxa"/>
                  <w:bottom w:w="30" w:type="dxa"/>
                  <w:right w:w="45" w:type="dxa"/>
                </w:tcMar>
                <w:hideMark/>
              </w:tcPr>
            </w:tcPrChange>
          </w:tcPr>
          <w:p w14:paraId="2B5C44F9"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Strategic planning</w:t>
            </w:r>
          </w:p>
        </w:tc>
        <w:tc>
          <w:tcPr>
            <w:tcW w:w="0" w:type="auto"/>
            <w:tcBorders>
              <w:top w:val="single" w:sz="6" w:space="0" w:color="CCCCCC"/>
              <w:left w:val="single" w:sz="6" w:space="0" w:color="CCCCCC"/>
              <w:bottom w:val="single" w:sz="6" w:space="0" w:color="7F7F7F"/>
              <w:right w:val="single" w:sz="6" w:space="0" w:color="CCCCCC"/>
            </w:tcBorders>
            <w:shd w:val="clear" w:color="auto" w:fill="B8DED4"/>
            <w:tcMar>
              <w:top w:w="30" w:type="dxa"/>
              <w:left w:w="45" w:type="dxa"/>
              <w:bottom w:w="30" w:type="dxa"/>
              <w:right w:w="45" w:type="dxa"/>
            </w:tcMar>
            <w:hideMark/>
            <w:tcPrChange w:id="62"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B8DED4"/>
                <w:tcMar>
                  <w:top w:w="30" w:type="dxa"/>
                  <w:left w:w="45" w:type="dxa"/>
                  <w:bottom w:w="30" w:type="dxa"/>
                  <w:right w:w="45" w:type="dxa"/>
                </w:tcMar>
                <w:hideMark/>
              </w:tcPr>
            </w:tcPrChange>
          </w:tcPr>
          <w:p w14:paraId="0DCED528"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Scalability</w:t>
            </w:r>
          </w:p>
        </w:tc>
      </w:tr>
      <w:tr w:rsidR="006C3083" w:rsidRPr="00C571FD" w14:paraId="3CD2DE0F" w14:textId="77777777" w:rsidTr="006C3083">
        <w:trPr>
          <w:trHeight w:val="315"/>
          <w:trPrChange w:id="63" w:author="Simon Schneider" w:date="2024-12-05T12:08:00Z" w16du:dateUtc="2024-12-05T11:08:00Z">
            <w:trPr>
              <w:gridAfter w:val="0"/>
              <w:trHeight w:val="315"/>
            </w:trPr>
          </w:trPrChange>
        </w:trPr>
        <w:tc>
          <w:tcPr>
            <w:tcW w:w="1693" w:type="dxa"/>
            <w:tcBorders>
              <w:top w:val="single" w:sz="6" w:space="0" w:color="CCCCCC"/>
              <w:left w:val="single" w:sz="6" w:space="0" w:color="CCCCCC"/>
              <w:bottom w:val="single" w:sz="6" w:space="0" w:color="7F7F7F"/>
              <w:right w:val="single" w:sz="6" w:space="0" w:color="CCCCCC"/>
            </w:tcBorders>
            <w:shd w:val="clear" w:color="auto" w:fill="F6DBB8"/>
            <w:tcMar>
              <w:top w:w="30" w:type="dxa"/>
              <w:left w:w="45" w:type="dxa"/>
              <w:bottom w:w="30" w:type="dxa"/>
              <w:right w:w="45" w:type="dxa"/>
            </w:tcMar>
            <w:hideMark/>
            <w:tcPrChange w:id="64" w:author="Simon Schneider" w:date="2024-12-05T12:08:00Z" w16du:dateUtc="2024-12-05T11:08:00Z">
              <w:tcPr>
                <w:tcW w:w="0" w:type="auto"/>
                <w:tcBorders>
                  <w:top w:val="single" w:sz="6" w:space="0" w:color="CCCCCC"/>
                  <w:left w:val="single" w:sz="6" w:space="0" w:color="CCCCCC"/>
                  <w:bottom w:val="single" w:sz="6" w:space="0" w:color="7F7F7F"/>
                  <w:right w:val="single" w:sz="6" w:space="0" w:color="CCCCCC"/>
                </w:tcBorders>
                <w:shd w:val="clear" w:color="auto" w:fill="F6DBB8"/>
                <w:tcMar>
                  <w:top w:w="30" w:type="dxa"/>
                  <w:left w:w="45" w:type="dxa"/>
                  <w:bottom w:w="30" w:type="dxa"/>
                  <w:right w:w="45" w:type="dxa"/>
                </w:tcMar>
                <w:hideMark/>
              </w:tcPr>
            </w:tcPrChange>
          </w:tcPr>
          <w:p w14:paraId="3084BBE3"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Distributive Implications</w:t>
            </w:r>
          </w:p>
        </w:tc>
        <w:tc>
          <w:tcPr>
            <w:tcW w:w="0" w:type="auto"/>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Change w:id="65"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
            </w:tcPrChange>
          </w:tcPr>
          <w:p w14:paraId="6F28BA58"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Support and Information</w:t>
            </w:r>
          </w:p>
        </w:tc>
        <w:tc>
          <w:tcPr>
            <w:tcW w:w="2396" w:type="dxa"/>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Change w:id="66"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
            </w:tcPrChange>
          </w:tcPr>
          <w:p w14:paraId="0881BBBB"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Social Justice &amp; Equity</w:t>
            </w:r>
          </w:p>
        </w:tc>
        <w:tc>
          <w:tcPr>
            <w:tcW w:w="2268" w:type="dxa"/>
            <w:tcBorders>
              <w:top w:val="single" w:sz="6" w:space="0" w:color="CCCCCC"/>
              <w:left w:val="single" w:sz="6" w:space="0" w:color="CCCCCC"/>
              <w:bottom w:val="single" w:sz="6" w:space="0" w:color="7F7F7F"/>
              <w:right w:val="single" w:sz="6" w:space="0" w:color="CCCCCC"/>
            </w:tcBorders>
            <w:shd w:val="clear" w:color="auto" w:fill="DDD5AA"/>
            <w:tcMar>
              <w:top w:w="30" w:type="dxa"/>
              <w:left w:w="45" w:type="dxa"/>
              <w:bottom w:w="30" w:type="dxa"/>
              <w:right w:w="45" w:type="dxa"/>
            </w:tcMar>
            <w:hideMark/>
            <w:tcPrChange w:id="67"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DDD5AA"/>
                <w:tcMar>
                  <w:top w:w="30" w:type="dxa"/>
                  <w:left w:w="45" w:type="dxa"/>
                  <w:bottom w:w="30" w:type="dxa"/>
                  <w:right w:w="45" w:type="dxa"/>
                </w:tcMar>
                <w:hideMark/>
              </w:tcPr>
            </w:tcPrChange>
          </w:tcPr>
          <w:p w14:paraId="740BAEDA"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Multi-commodity energy systems</w:t>
            </w:r>
          </w:p>
        </w:tc>
        <w:tc>
          <w:tcPr>
            <w:tcW w:w="0" w:type="auto"/>
            <w:tcBorders>
              <w:top w:val="single" w:sz="6" w:space="0" w:color="CCCCCC"/>
              <w:left w:val="single" w:sz="6" w:space="0" w:color="CCCCCC"/>
              <w:bottom w:val="single" w:sz="6" w:space="0" w:color="7F7F7F"/>
              <w:right w:val="single" w:sz="6" w:space="0" w:color="CCCCCC"/>
            </w:tcBorders>
            <w:shd w:val="clear" w:color="auto" w:fill="A1DBF6"/>
            <w:tcMar>
              <w:top w:w="30" w:type="dxa"/>
              <w:left w:w="45" w:type="dxa"/>
              <w:bottom w:w="30" w:type="dxa"/>
              <w:right w:w="45" w:type="dxa"/>
            </w:tcMar>
            <w:hideMark/>
            <w:tcPrChange w:id="68" w:author="Simon Schneider" w:date="2024-12-05T12:08:00Z" w16du:dateUtc="2024-12-05T11:08:00Z">
              <w:tcPr>
                <w:tcW w:w="0" w:type="auto"/>
                <w:gridSpan w:val="4"/>
                <w:tcBorders>
                  <w:top w:val="single" w:sz="6" w:space="0" w:color="CCCCCC"/>
                  <w:left w:val="single" w:sz="6" w:space="0" w:color="CCCCCC"/>
                  <w:bottom w:val="single" w:sz="6" w:space="0" w:color="7F7F7F"/>
                  <w:right w:val="single" w:sz="6" w:space="0" w:color="CCCCCC"/>
                </w:tcBorders>
                <w:shd w:val="clear" w:color="auto" w:fill="A1DBF6"/>
                <w:tcMar>
                  <w:top w:w="30" w:type="dxa"/>
                  <w:left w:w="45" w:type="dxa"/>
                  <w:bottom w:w="30" w:type="dxa"/>
                  <w:right w:w="45" w:type="dxa"/>
                </w:tcMar>
                <w:hideMark/>
              </w:tcPr>
            </w:tcPrChange>
          </w:tcPr>
          <w:p w14:paraId="7F3FCAB1"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Landscape</w:t>
            </w:r>
          </w:p>
        </w:tc>
        <w:tc>
          <w:tcPr>
            <w:tcW w:w="1934" w:type="dxa"/>
            <w:tcBorders>
              <w:top w:val="single" w:sz="6" w:space="0" w:color="CCCCCC"/>
              <w:left w:val="single" w:sz="6" w:space="0" w:color="CCCCCC"/>
              <w:bottom w:val="single" w:sz="6" w:space="0" w:color="7F7F7F"/>
              <w:right w:val="single" w:sz="6" w:space="0" w:color="CCCCCC"/>
            </w:tcBorders>
            <w:shd w:val="clear" w:color="auto" w:fill="F3C8C0"/>
            <w:tcMar>
              <w:top w:w="30" w:type="dxa"/>
              <w:left w:w="45" w:type="dxa"/>
              <w:bottom w:w="30" w:type="dxa"/>
              <w:right w:w="45" w:type="dxa"/>
            </w:tcMar>
            <w:hideMark/>
            <w:tcPrChange w:id="69" w:author="Simon Schneider" w:date="2024-12-05T12:08:00Z" w16du:dateUtc="2024-12-05T11:08:00Z">
              <w:tcPr>
                <w:tcW w:w="0" w:type="auto"/>
                <w:gridSpan w:val="3"/>
                <w:tcBorders>
                  <w:top w:val="single" w:sz="6" w:space="0" w:color="CCCCCC"/>
                  <w:left w:val="single" w:sz="6" w:space="0" w:color="CCCCCC"/>
                  <w:bottom w:val="single" w:sz="6" w:space="0" w:color="7F7F7F"/>
                  <w:right w:val="single" w:sz="6" w:space="0" w:color="CCCCCC"/>
                </w:tcBorders>
                <w:shd w:val="clear" w:color="auto" w:fill="F3C8C0"/>
                <w:tcMar>
                  <w:top w:w="30" w:type="dxa"/>
                  <w:left w:w="45" w:type="dxa"/>
                  <w:bottom w:w="30" w:type="dxa"/>
                  <w:right w:w="45" w:type="dxa"/>
                </w:tcMar>
                <w:hideMark/>
              </w:tcPr>
            </w:tcPrChange>
          </w:tcPr>
          <w:p w14:paraId="4D4FDEE9"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Energy market structures</w:t>
            </w:r>
          </w:p>
        </w:tc>
        <w:tc>
          <w:tcPr>
            <w:tcW w:w="0" w:type="auto"/>
            <w:tcBorders>
              <w:top w:val="single" w:sz="6" w:space="0" w:color="CCCCCC"/>
              <w:left w:val="single" w:sz="6" w:space="0" w:color="CCCCCC"/>
              <w:bottom w:val="single" w:sz="6" w:space="0" w:color="7F7F7F"/>
              <w:right w:val="single" w:sz="6" w:space="0" w:color="CCCCCC"/>
            </w:tcBorders>
            <w:shd w:val="clear" w:color="auto" w:fill="EBC7DA"/>
            <w:tcMar>
              <w:top w:w="30" w:type="dxa"/>
              <w:left w:w="0" w:type="dxa"/>
              <w:bottom w:w="30" w:type="dxa"/>
              <w:right w:w="0" w:type="dxa"/>
            </w:tcMar>
            <w:hideMark/>
            <w:tcPrChange w:id="70" w:author="Simon Schneider" w:date="2024-12-05T12:08:00Z" w16du:dateUtc="2024-12-05T11:08:00Z">
              <w:tcPr>
                <w:tcW w:w="0" w:type="auto"/>
                <w:gridSpan w:val="5"/>
                <w:tcBorders>
                  <w:top w:val="single" w:sz="6" w:space="0" w:color="CCCCCC"/>
                  <w:left w:val="single" w:sz="6" w:space="0" w:color="CCCCCC"/>
                  <w:bottom w:val="single" w:sz="6" w:space="0" w:color="7F7F7F"/>
                  <w:right w:val="single" w:sz="6" w:space="0" w:color="CCCCCC"/>
                </w:tcBorders>
                <w:shd w:val="clear" w:color="auto" w:fill="EBC7DA"/>
                <w:tcMar>
                  <w:top w:w="30" w:type="dxa"/>
                  <w:left w:w="0" w:type="dxa"/>
                  <w:bottom w:w="30" w:type="dxa"/>
                  <w:right w:w="0" w:type="dxa"/>
                </w:tcMar>
                <w:hideMark/>
              </w:tcPr>
            </w:tcPrChange>
          </w:tcPr>
          <w:p w14:paraId="0C277F2B"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Governance Framework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Change w:id="71" w:author="Simon Schneider" w:date="2024-12-05T12:08:00Z" w16du:dateUtc="2024-12-05T11:08:00Z">
              <w:tcPr>
                <w:tcW w:w="0" w:type="auto"/>
                <w:gridSpan w:val="3"/>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tcPrChange>
          </w:tcPr>
          <w:p w14:paraId="62464506"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p>
        </w:tc>
      </w:tr>
      <w:tr w:rsidR="006C3083" w:rsidRPr="00C571FD" w14:paraId="1AE50244" w14:textId="77777777" w:rsidTr="006C3083">
        <w:trPr>
          <w:trHeight w:val="315"/>
          <w:trPrChange w:id="72" w:author="Simon Schneider" w:date="2024-12-05T12:08:00Z" w16du:dateUtc="2024-12-05T11:08:00Z">
            <w:trPr>
              <w:gridAfter w:val="0"/>
              <w:trHeight w:val="315"/>
            </w:trPr>
          </w:trPrChange>
        </w:trPr>
        <w:tc>
          <w:tcPr>
            <w:tcW w:w="1693" w:type="dxa"/>
            <w:tcBorders>
              <w:top w:val="single" w:sz="6" w:space="0" w:color="CCCCCC"/>
              <w:left w:val="single" w:sz="6" w:space="0" w:color="CCCCCC"/>
              <w:bottom w:val="single" w:sz="6" w:space="0" w:color="7F7F7F"/>
              <w:right w:val="single" w:sz="6" w:space="0" w:color="CCCCCC"/>
            </w:tcBorders>
            <w:shd w:val="clear" w:color="auto" w:fill="F6DBB8"/>
            <w:tcMar>
              <w:top w:w="30" w:type="dxa"/>
              <w:left w:w="45" w:type="dxa"/>
              <w:bottom w:w="30" w:type="dxa"/>
              <w:right w:w="45" w:type="dxa"/>
            </w:tcMar>
            <w:hideMark/>
            <w:tcPrChange w:id="73" w:author="Simon Schneider" w:date="2024-12-05T12:08:00Z" w16du:dateUtc="2024-12-05T11:08:00Z">
              <w:tcPr>
                <w:tcW w:w="0" w:type="auto"/>
                <w:tcBorders>
                  <w:top w:val="single" w:sz="6" w:space="0" w:color="CCCCCC"/>
                  <w:left w:val="single" w:sz="6" w:space="0" w:color="CCCCCC"/>
                  <w:bottom w:val="single" w:sz="6" w:space="0" w:color="7F7F7F"/>
                  <w:right w:val="single" w:sz="6" w:space="0" w:color="CCCCCC"/>
                </w:tcBorders>
                <w:shd w:val="clear" w:color="auto" w:fill="F6DBB8"/>
                <w:tcMar>
                  <w:top w:w="30" w:type="dxa"/>
                  <w:left w:w="45" w:type="dxa"/>
                  <w:bottom w:w="30" w:type="dxa"/>
                  <w:right w:w="45" w:type="dxa"/>
                </w:tcMar>
                <w:hideMark/>
              </w:tcPr>
            </w:tcPrChange>
          </w:tcPr>
          <w:p w14:paraId="009DA7FD"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Regulation and Subsidies</w:t>
            </w:r>
          </w:p>
        </w:tc>
        <w:tc>
          <w:tcPr>
            <w:tcW w:w="0" w:type="auto"/>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Change w:id="74"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
            </w:tcPrChange>
          </w:tcPr>
          <w:p w14:paraId="3B4253C7"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Ownership Structures</w:t>
            </w:r>
          </w:p>
        </w:tc>
        <w:tc>
          <w:tcPr>
            <w:tcW w:w="2396" w:type="dxa"/>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Change w:id="75"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
            </w:tcPrChange>
          </w:tcPr>
          <w:p w14:paraId="7A94BBFA"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Social Innovation</w:t>
            </w:r>
          </w:p>
        </w:tc>
        <w:tc>
          <w:tcPr>
            <w:tcW w:w="2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Change w:id="76" w:author="Simon Schneider" w:date="2024-12-05T12:08:00Z" w16du:dateUtc="2024-12-05T11:08:00Z">
              <w:tcPr>
                <w:tcW w:w="0" w:type="auto"/>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tcPrChange>
          </w:tcPr>
          <w:p w14:paraId="36FC6473"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p>
        </w:tc>
        <w:tc>
          <w:tcPr>
            <w:tcW w:w="0" w:type="auto"/>
            <w:tcBorders>
              <w:top w:val="single" w:sz="6" w:space="0" w:color="CCCCCC"/>
              <w:left w:val="single" w:sz="6" w:space="0" w:color="CCCCCC"/>
              <w:bottom w:val="single" w:sz="6" w:space="0" w:color="CCCCCC"/>
              <w:right w:val="single" w:sz="6" w:space="0" w:color="CCCCCC"/>
            </w:tcBorders>
            <w:shd w:val="clear" w:color="auto" w:fill="A1DBF6"/>
            <w:tcMar>
              <w:top w:w="30" w:type="dxa"/>
              <w:left w:w="45" w:type="dxa"/>
              <w:bottom w:w="30" w:type="dxa"/>
              <w:right w:w="45" w:type="dxa"/>
            </w:tcMar>
            <w:hideMark/>
            <w:tcPrChange w:id="77" w:author="Simon Schneider" w:date="2024-12-05T12:08:00Z" w16du:dateUtc="2024-12-05T11:08:00Z">
              <w:tcPr>
                <w:tcW w:w="0" w:type="auto"/>
                <w:gridSpan w:val="4"/>
                <w:tcBorders>
                  <w:top w:val="single" w:sz="6" w:space="0" w:color="CCCCCC"/>
                  <w:left w:val="single" w:sz="6" w:space="0" w:color="CCCCCC"/>
                  <w:bottom w:val="single" w:sz="6" w:space="0" w:color="CCCCCC"/>
                  <w:right w:val="single" w:sz="6" w:space="0" w:color="CCCCCC"/>
                </w:tcBorders>
                <w:shd w:val="clear" w:color="auto" w:fill="A1DBF6"/>
                <w:tcMar>
                  <w:top w:w="30" w:type="dxa"/>
                  <w:left w:w="45" w:type="dxa"/>
                  <w:bottom w:w="30" w:type="dxa"/>
                  <w:right w:w="45" w:type="dxa"/>
                </w:tcMar>
                <w:hideMark/>
              </w:tcPr>
            </w:tcPrChange>
          </w:tcPr>
          <w:p w14:paraId="0BA668B9"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Resource efficiency</w:t>
            </w:r>
          </w:p>
        </w:tc>
        <w:tc>
          <w:tcPr>
            <w:tcW w:w="1934" w:type="dxa"/>
            <w:tcBorders>
              <w:top w:val="single" w:sz="6" w:space="0" w:color="CCCCCC"/>
              <w:left w:val="single" w:sz="6" w:space="0" w:color="CCCCCC"/>
              <w:bottom w:val="single" w:sz="6" w:space="0" w:color="7F7F7F"/>
              <w:right w:val="single" w:sz="6" w:space="0" w:color="CCCCCC"/>
            </w:tcBorders>
            <w:shd w:val="clear" w:color="auto" w:fill="F3C8C0"/>
            <w:tcMar>
              <w:top w:w="30" w:type="dxa"/>
              <w:left w:w="45" w:type="dxa"/>
              <w:bottom w:w="30" w:type="dxa"/>
              <w:right w:w="45" w:type="dxa"/>
            </w:tcMar>
            <w:hideMark/>
            <w:tcPrChange w:id="78" w:author="Simon Schneider" w:date="2024-12-05T12:08:00Z" w16du:dateUtc="2024-12-05T11:08:00Z">
              <w:tcPr>
                <w:tcW w:w="0" w:type="auto"/>
                <w:gridSpan w:val="3"/>
                <w:tcBorders>
                  <w:top w:val="single" w:sz="6" w:space="0" w:color="CCCCCC"/>
                  <w:left w:val="single" w:sz="6" w:space="0" w:color="CCCCCC"/>
                  <w:bottom w:val="single" w:sz="6" w:space="0" w:color="7F7F7F"/>
                  <w:right w:val="single" w:sz="6" w:space="0" w:color="CCCCCC"/>
                </w:tcBorders>
                <w:shd w:val="clear" w:color="auto" w:fill="F3C8C0"/>
                <w:tcMar>
                  <w:top w:w="30" w:type="dxa"/>
                  <w:left w:w="45" w:type="dxa"/>
                  <w:bottom w:w="30" w:type="dxa"/>
                  <w:right w:w="45" w:type="dxa"/>
                </w:tcMar>
                <w:hideMark/>
              </w:tcPr>
            </w:tcPrChange>
          </w:tcPr>
          <w:p w14:paraId="0A0C25A0"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Innovative Institutional Change</w:t>
            </w:r>
          </w:p>
        </w:tc>
        <w:tc>
          <w:tcPr>
            <w:tcW w:w="0" w:type="auto"/>
            <w:tcBorders>
              <w:top w:val="single" w:sz="6" w:space="0" w:color="CCCCCC"/>
              <w:left w:val="single" w:sz="6" w:space="0" w:color="CCCCCC"/>
              <w:bottom w:val="single" w:sz="6" w:space="0" w:color="7F7F7F"/>
              <w:right w:val="single" w:sz="6" w:space="0" w:color="CCCCCC"/>
            </w:tcBorders>
            <w:shd w:val="clear" w:color="auto" w:fill="EBC7DA"/>
            <w:tcMar>
              <w:top w:w="30" w:type="dxa"/>
              <w:left w:w="45" w:type="dxa"/>
              <w:bottom w:w="30" w:type="dxa"/>
              <w:right w:w="45" w:type="dxa"/>
            </w:tcMar>
            <w:hideMark/>
            <w:tcPrChange w:id="79" w:author="Simon Schneider" w:date="2024-12-05T12:08:00Z" w16du:dateUtc="2024-12-05T11:08:00Z">
              <w:tcPr>
                <w:tcW w:w="0" w:type="auto"/>
                <w:gridSpan w:val="5"/>
                <w:tcBorders>
                  <w:top w:val="single" w:sz="6" w:space="0" w:color="CCCCCC"/>
                  <w:left w:val="single" w:sz="6" w:space="0" w:color="CCCCCC"/>
                  <w:bottom w:val="single" w:sz="6" w:space="0" w:color="7F7F7F"/>
                  <w:right w:val="single" w:sz="6" w:space="0" w:color="CCCCCC"/>
                </w:tcBorders>
                <w:shd w:val="clear" w:color="auto" w:fill="EBC7DA"/>
                <w:tcMar>
                  <w:top w:w="30" w:type="dxa"/>
                  <w:left w:w="45" w:type="dxa"/>
                  <w:bottom w:w="30" w:type="dxa"/>
                  <w:right w:w="45" w:type="dxa"/>
                </w:tcMar>
                <w:hideMark/>
              </w:tcPr>
            </w:tcPrChange>
          </w:tcPr>
          <w:p w14:paraId="0F0C293E"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Scalability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Change w:id="80" w:author="Simon Schneider" w:date="2024-12-05T12:08:00Z" w16du:dateUtc="2024-12-05T11:08:00Z">
              <w:tcPr>
                <w:tcW w:w="0" w:type="auto"/>
                <w:gridSpan w:val="3"/>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tcPrChange>
          </w:tcPr>
          <w:p w14:paraId="6096F940"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p>
        </w:tc>
      </w:tr>
      <w:tr w:rsidR="006C3083" w:rsidRPr="00C571FD" w14:paraId="64DAF26C" w14:textId="77777777" w:rsidTr="006C3083">
        <w:trPr>
          <w:trHeight w:val="315"/>
        </w:trPr>
        <w:tc>
          <w:tcPr>
            <w:tcW w:w="16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4A166" w14:textId="77777777" w:rsidR="00C571FD" w:rsidRPr="00C571FD" w:rsidRDefault="00C571FD" w:rsidP="00C571FD">
            <w:pPr>
              <w:spacing w:after="0" w:line="240" w:lineRule="auto"/>
              <w:rPr>
                <w:rFonts w:ascii="Times New Roman" w:eastAsia="Times New Roman" w:hAnsi="Times New Roman" w:cs="Times New Roman"/>
                <w:kern w:val="0"/>
                <w:sz w:val="20"/>
                <w:szCs w:val="20"/>
                <w:lang w:eastAsia="de-AT"/>
                <w14:ligatures w14:val="none"/>
              </w:rPr>
            </w:pPr>
          </w:p>
        </w:tc>
        <w:tc>
          <w:tcPr>
            <w:tcW w:w="0" w:type="auto"/>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
          <w:p w14:paraId="0700B6D3"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Incentives</w:t>
            </w:r>
          </w:p>
        </w:tc>
        <w:tc>
          <w:tcPr>
            <w:tcW w:w="2396" w:type="dxa"/>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
          <w:p w14:paraId="41727E4A"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Cultural context</w:t>
            </w:r>
          </w:p>
        </w:tc>
        <w:tc>
          <w:tcPr>
            <w:tcW w:w="2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3BB37"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p>
        </w:tc>
        <w:tc>
          <w:tcPr>
            <w:tcW w:w="0" w:type="auto"/>
            <w:tcBorders>
              <w:top w:val="single" w:sz="6" w:space="0" w:color="CCCCCC"/>
              <w:left w:val="single" w:sz="6" w:space="0" w:color="CCCCCC"/>
              <w:bottom w:val="single" w:sz="6" w:space="0" w:color="7F7F7F"/>
              <w:right w:val="single" w:sz="6" w:space="0" w:color="CCCCCC"/>
            </w:tcBorders>
            <w:shd w:val="clear" w:color="auto" w:fill="A1DBF6"/>
            <w:tcMar>
              <w:top w:w="30" w:type="dxa"/>
              <w:left w:w="45" w:type="dxa"/>
              <w:bottom w:w="30" w:type="dxa"/>
              <w:right w:w="45" w:type="dxa"/>
            </w:tcMar>
            <w:hideMark/>
          </w:tcPr>
          <w:p w14:paraId="6D12211E"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Resilience</w:t>
            </w:r>
          </w:p>
        </w:tc>
        <w:tc>
          <w:tcPr>
            <w:tcW w:w="19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8D6A91" w14:textId="77777777" w:rsidR="00C571FD" w:rsidRPr="00C571FD" w:rsidRDefault="00C571FD" w:rsidP="00C571FD">
            <w:pPr>
              <w:spacing w:after="0" w:line="240" w:lineRule="auto"/>
              <w:rPr>
                <w:rFonts w:ascii="Calibri" w:eastAsia="Times New Roman" w:hAnsi="Calibri" w:cs="Calibri"/>
                <w:kern w:val="0"/>
                <w:lang w:eastAsia="de-AT"/>
                <w14:ligatures w14:val="none"/>
              </w:rPr>
            </w:pPr>
          </w:p>
        </w:tc>
        <w:tc>
          <w:tcPr>
            <w:tcW w:w="0" w:type="auto"/>
            <w:tcBorders>
              <w:top w:val="single" w:sz="6" w:space="0" w:color="CCCCCC"/>
              <w:left w:val="single" w:sz="6" w:space="0" w:color="CCCCCC"/>
              <w:bottom w:val="single" w:sz="6" w:space="0" w:color="7F7F7F"/>
              <w:right w:val="single" w:sz="6" w:space="0" w:color="CCCCCC"/>
            </w:tcBorders>
            <w:shd w:val="clear" w:color="auto" w:fill="EBC7DA"/>
            <w:tcMar>
              <w:top w:w="30" w:type="dxa"/>
              <w:left w:w="45" w:type="dxa"/>
              <w:bottom w:w="30" w:type="dxa"/>
              <w:right w:w="45" w:type="dxa"/>
            </w:tcMar>
            <w:hideMark/>
          </w:tcPr>
          <w:p w14:paraId="2B3E2175"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Infrastructure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644D2"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p>
        </w:tc>
      </w:tr>
      <w:tr w:rsidR="00E61343" w:rsidRPr="00C571FD" w14:paraId="570FF0D5" w14:textId="77777777" w:rsidTr="006C3083">
        <w:trPr>
          <w:trHeight w:val="315"/>
          <w:trPrChange w:id="81" w:author="Simon Schneider" w:date="2024-12-05T12:08:00Z" w16du:dateUtc="2024-12-05T11:08:00Z">
            <w:trPr>
              <w:gridAfter w:val="0"/>
              <w:trHeight w:val="315"/>
            </w:trPr>
          </w:trPrChange>
        </w:trPr>
        <w:tc>
          <w:tcPr>
            <w:tcW w:w="16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Change w:id="82" w:author="Simon Schneider" w:date="2024-12-05T12:08:00Z" w16du:dateUtc="2024-12-05T11:08:00Z">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tcPrChange>
          </w:tcPr>
          <w:p w14:paraId="3E92F3AC" w14:textId="77777777" w:rsidR="00C571FD" w:rsidRPr="00C571FD" w:rsidRDefault="00C571FD" w:rsidP="00C571FD">
            <w:pPr>
              <w:spacing w:after="0" w:line="240" w:lineRule="auto"/>
              <w:rPr>
                <w:rFonts w:ascii="Times New Roman" w:eastAsia="Times New Roman" w:hAnsi="Times New Roman" w:cs="Times New Roman"/>
                <w:kern w:val="0"/>
                <w:sz w:val="20"/>
                <w:szCs w:val="20"/>
                <w:lang w:eastAsia="de-AT"/>
                <w14:ligatures w14:val="none"/>
              </w:rPr>
            </w:pPr>
          </w:p>
        </w:tc>
        <w:tc>
          <w:tcPr>
            <w:tcW w:w="0" w:type="auto"/>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Change w:id="83"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E0E9C6"/>
                <w:tcMar>
                  <w:top w:w="30" w:type="dxa"/>
                  <w:left w:w="45" w:type="dxa"/>
                  <w:bottom w:w="30" w:type="dxa"/>
                  <w:right w:w="45" w:type="dxa"/>
                </w:tcMar>
                <w:hideMark/>
              </w:tcPr>
            </w:tcPrChange>
          </w:tcPr>
          <w:p w14:paraId="269AF08B"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Business models</w:t>
            </w:r>
          </w:p>
        </w:tc>
        <w:tc>
          <w:tcPr>
            <w:tcW w:w="2396" w:type="dxa"/>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Change w:id="84" w:author="Simon Schneider" w:date="2024-12-05T12:08:00Z" w16du:dateUtc="2024-12-05T11:08:00Z">
              <w:tcPr>
                <w:tcW w:w="0" w:type="auto"/>
                <w:gridSpan w:val="2"/>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
            </w:tcPrChange>
          </w:tcPr>
          <w:p w14:paraId="210ABCEB"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Heritage</w:t>
            </w:r>
          </w:p>
        </w:tc>
        <w:tc>
          <w:tcPr>
            <w:tcW w:w="2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Change w:id="85" w:author="Simon Schneider" w:date="2024-12-05T12:08:00Z" w16du:dateUtc="2024-12-05T11:08:00Z">
              <w:tcPr>
                <w:tcW w:w="0" w:type="auto"/>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tcPrChange>
          </w:tcPr>
          <w:p w14:paraId="33FE5498"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p>
        </w:tc>
        <w:tc>
          <w:tcPr>
            <w:tcW w:w="0" w:type="auto"/>
            <w:tcBorders>
              <w:top w:val="single" w:sz="6" w:space="0" w:color="CCCCCC"/>
              <w:left w:val="single" w:sz="6" w:space="0" w:color="CCCCCC"/>
              <w:bottom w:val="single" w:sz="6" w:space="0" w:color="7F7F7F"/>
              <w:right w:val="single" w:sz="6" w:space="0" w:color="CCCCCC"/>
            </w:tcBorders>
            <w:shd w:val="clear" w:color="auto" w:fill="A1DBF6"/>
            <w:tcMar>
              <w:top w:w="30" w:type="dxa"/>
              <w:left w:w="0" w:type="dxa"/>
              <w:bottom w:w="30" w:type="dxa"/>
              <w:right w:w="0" w:type="dxa"/>
            </w:tcMar>
            <w:hideMark/>
            <w:tcPrChange w:id="86" w:author="Simon Schneider" w:date="2024-12-05T12:08:00Z" w16du:dateUtc="2024-12-05T11:08:00Z">
              <w:tcPr>
                <w:tcW w:w="0" w:type="auto"/>
                <w:gridSpan w:val="4"/>
                <w:tcBorders>
                  <w:top w:val="single" w:sz="6" w:space="0" w:color="CCCCCC"/>
                  <w:left w:val="single" w:sz="6" w:space="0" w:color="CCCCCC"/>
                  <w:bottom w:val="single" w:sz="6" w:space="0" w:color="7F7F7F"/>
                  <w:right w:val="single" w:sz="6" w:space="0" w:color="CCCCCC"/>
                </w:tcBorders>
                <w:shd w:val="clear" w:color="auto" w:fill="A1DBF6"/>
                <w:tcMar>
                  <w:top w:w="30" w:type="dxa"/>
                  <w:left w:w="0" w:type="dxa"/>
                  <w:bottom w:w="30" w:type="dxa"/>
                  <w:right w:w="0" w:type="dxa"/>
                </w:tcMar>
                <w:hideMark/>
              </w:tcPr>
            </w:tcPrChange>
          </w:tcPr>
          <w:p w14:paraId="3F002129" w14:textId="77777777" w:rsidR="00C571FD" w:rsidRPr="00C571FD" w:rsidRDefault="00C571FD" w:rsidP="00C571FD">
            <w:pPr>
              <w:spacing w:after="0" w:line="240" w:lineRule="auto"/>
              <w:rPr>
                <w:rFonts w:ascii="Calibri" w:eastAsia="Times New Roman" w:hAnsi="Calibri" w:cs="Calibri"/>
                <w:kern w:val="0"/>
                <w:lang w:eastAsia="de-AT"/>
                <w14:ligatures w14:val="none"/>
              </w:rPr>
            </w:pPr>
            <w:r w:rsidRPr="00C571FD">
              <w:rPr>
                <w:rFonts w:ascii="Calibri" w:eastAsia="Times New Roman" w:hAnsi="Calibri" w:cs="Calibri"/>
                <w:kern w:val="0"/>
                <w:lang w:eastAsia="de-AT"/>
                <w14:ligatures w14:val="none"/>
              </w:rPr>
              <w:t>Primary energy balance</w:t>
            </w:r>
          </w:p>
        </w:tc>
        <w:tc>
          <w:tcPr>
            <w:tcW w:w="19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Change w:id="87" w:author="Simon Schneider" w:date="2024-12-05T12:08:00Z" w16du:dateUtc="2024-12-05T11:08:00Z">
              <w:tcPr>
                <w:tcW w:w="0" w:type="auto"/>
                <w:gridSpan w:val="3"/>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tcPrChange>
          </w:tcPr>
          <w:p w14:paraId="030508DA" w14:textId="77777777" w:rsidR="00C571FD" w:rsidRPr="00C571FD" w:rsidRDefault="00C571FD" w:rsidP="00C571FD">
            <w:pPr>
              <w:spacing w:after="0" w:line="240" w:lineRule="auto"/>
              <w:rPr>
                <w:rFonts w:ascii="Calibri" w:eastAsia="Times New Roman" w:hAnsi="Calibri" w:cs="Calibri"/>
                <w:kern w:val="0"/>
                <w:lang w:eastAsia="de-AT"/>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Change w:id="88" w:author="Simon Schneider" w:date="2024-12-05T12:08:00Z" w16du:dateUtc="2024-12-05T11:08:00Z">
              <w:tcPr>
                <w:tcW w:w="0" w:type="auto"/>
                <w:gridSpan w:val="5"/>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tcPrChange>
          </w:tcPr>
          <w:p w14:paraId="73313655" w14:textId="77777777" w:rsidR="00C571FD" w:rsidRPr="00C571FD" w:rsidRDefault="00C571FD" w:rsidP="00C571FD">
            <w:pPr>
              <w:spacing w:after="0" w:line="240" w:lineRule="auto"/>
              <w:rPr>
                <w:rFonts w:ascii="Times New Roman" w:eastAsia="Times New Roman" w:hAnsi="Times New Roman" w:cs="Times New Roman"/>
                <w:kern w:val="0"/>
                <w:sz w:val="20"/>
                <w:szCs w:val="20"/>
                <w:lang w:eastAsia="de-AT"/>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Change w:id="89" w:author="Simon Schneider" w:date="2024-12-05T12:08:00Z" w16du:dateUtc="2024-12-05T11:08:00Z">
              <w:tcPr>
                <w:tcW w:w="0" w:type="auto"/>
                <w:gridSpan w:val="3"/>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tcPrChange>
          </w:tcPr>
          <w:p w14:paraId="41FE625A" w14:textId="77777777" w:rsidR="00C571FD" w:rsidRPr="00C571FD" w:rsidRDefault="00C571FD" w:rsidP="00C571FD">
            <w:pPr>
              <w:spacing w:after="0" w:line="240" w:lineRule="auto"/>
              <w:rPr>
                <w:rFonts w:ascii="Times New Roman" w:eastAsia="Times New Roman" w:hAnsi="Times New Roman" w:cs="Times New Roman"/>
                <w:kern w:val="0"/>
                <w:sz w:val="20"/>
                <w:szCs w:val="20"/>
                <w:lang w:eastAsia="de-AT"/>
                <w14:ligatures w14:val="none"/>
              </w:rPr>
            </w:pPr>
          </w:p>
        </w:tc>
      </w:tr>
      <w:tr w:rsidR="006C3083" w:rsidRPr="00C571FD" w14:paraId="74CA5178" w14:textId="77777777" w:rsidTr="006C3083">
        <w:tblPrEx>
          <w:tblPrExChange w:id="90" w:author="Simon Schneider" w:date="2024-12-05T12:08:00Z" w16du:dateUtc="2024-12-05T11:08:00Z">
            <w:tblPrEx>
              <w:tblW w:w="14062" w:type="dxa"/>
            </w:tblPrEx>
          </w:tblPrExChange>
        </w:tblPrEx>
        <w:trPr>
          <w:trHeight w:val="315"/>
          <w:trPrChange w:id="91" w:author="Simon Schneider" w:date="2024-12-05T12:08:00Z" w16du:dateUtc="2024-12-05T11:08:00Z">
            <w:trPr>
              <w:gridAfter w:val="0"/>
              <w:trHeight w:val="315"/>
            </w:trPr>
          </w:trPrChange>
        </w:trPr>
        <w:tc>
          <w:tcPr>
            <w:tcW w:w="16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Change w:id="92" w:author="Simon Schneider" w:date="2024-12-05T12:08:00Z" w16du:dateUtc="2024-12-05T11:08:00Z">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tcPrChange>
          </w:tcPr>
          <w:p w14:paraId="199708ED" w14:textId="77777777" w:rsidR="00C571FD" w:rsidRPr="00C571FD" w:rsidRDefault="00C571FD" w:rsidP="00C571FD">
            <w:pPr>
              <w:spacing w:after="0" w:line="240" w:lineRule="auto"/>
              <w:rPr>
                <w:rFonts w:ascii="Times New Roman" w:eastAsia="Times New Roman" w:hAnsi="Times New Roman" w:cs="Times New Roman"/>
                <w:kern w:val="0"/>
                <w:sz w:val="20"/>
                <w:szCs w:val="20"/>
                <w:lang w:eastAsia="de-AT"/>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Change w:id="93" w:author="Simon Schneider" w:date="2024-12-05T12:08:00Z" w16du:dateUtc="2024-12-05T11:08:00Z">
              <w:tcPr>
                <w:tcW w:w="0" w:type="auto"/>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tcPrChange>
          </w:tcPr>
          <w:p w14:paraId="523E3501" w14:textId="77777777" w:rsidR="00C571FD" w:rsidRPr="00C571FD" w:rsidRDefault="00C571FD" w:rsidP="00C571FD">
            <w:pPr>
              <w:spacing w:after="0" w:line="240" w:lineRule="auto"/>
              <w:rPr>
                <w:rFonts w:ascii="Times New Roman" w:eastAsia="Times New Roman" w:hAnsi="Times New Roman" w:cs="Times New Roman"/>
                <w:kern w:val="0"/>
                <w:sz w:val="20"/>
                <w:szCs w:val="20"/>
                <w:lang w:eastAsia="de-AT"/>
                <w14:ligatures w14:val="none"/>
              </w:rPr>
            </w:pPr>
          </w:p>
        </w:tc>
        <w:tc>
          <w:tcPr>
            <w:tcW w:w="2396" w:type="dxa"/>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Change w:id="94" w:author="Simon Schneider" w:date="2024-12-05T12:08:00Z" w16du:dateUtc="2024-12-05T11:08:00Z">
              <w:tcPr>
                <w:tcW w:w="2396" w:type="dxa"/>
                <w:gridSpan w:val="3"/>
                <w:tcBorders>
                  <w:top w:val="single" w:sz="6" w:space="0" w:color="CCCCCC"/>
                  <w:left w:val="single" w:sz="6" w:space="0" w:color="CCCCCC"/>
                  <w:bottom w:val="single" w:sz="6" w:space="0" w:color="7F7F7F"/>
                  <w:right w:val="single" w:sz="6" w:space="0" w:color="CCCCCC"/>
                </w:tcBorders>
                <w:shd w:val="clear" w:color="auto" w:fill="C7D4EB"/>
                <w:tcMar>
                  <w:top w:w="30" w:type="dxa"/>
                  <w:left w:w="45" w:type="dxa"/>
                  <w:bottom w:w="30" w:type="dxa"/>
                  <w:right w:w="45" w:type="dxa"/>
                </w:tcMar>
                <w:hideMark/>
              </w:tcPr>
            </w:tcPrChange>
          </w:tcPr>
          <w:p w14:paraId="37843716"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r w:rsidRPr="00C571FD">
              <w:rPr>
                <w:rFonts w:ascii="Calibri" w:eastAsia="Times New Roman" w:hAnsi="Calibri" w:cs="Calibri"/>
                <w:b/>
                <w:bCs/>
                <w:kern w:val="0"/>
                <w:lang w:eastAsia="de-AT"/>
                <w14:ligatures w14:val="none"/>
              </w:rPr>
              <w:t>Policy</w:t>
            </w:r>
          </w:p>
        </w:tc>
        <w:tc>
          <w:tcPr>
            <w:tcW w:w="2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Change w:id="95" w:author="Simon Schneider" w:date="2024-12-05T12:08:00Z" w16du:dateUtc="2024-12-05T11:08:00Z">
              <w:tcPr>
                <w:tcW w:w="2268" w:type="dxa"/>
                <w:gridSpan w:val="4"/>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tcPrChange>
          </w:tcPr>
          <w:p w14:paraId="66422B05" w14:textId="77777777" w:rsidR="00C571FD" w:rsidRPr="00C571FD" w:rsidRDefault="00C571FD" w:rsidP="00C571FD">
            <w:pPr>
              <w:spacing w:after="0" w:line="240" w:lineRule="auto"/>
              <w:rPr>
                <w:rFonts w:ascii="Calibri" w:eastAsia="Times New Roman" w:hAnsi="Calibri" w:cs="Calibri"/>
                <w:b/>
                <w:bCs/>
                <w:kern w:val="0"/>
                <w:lang w:eastAsia="de-AT"/>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Change w:id="96" w:author="Simon Schneider" w:date="2024-12-05T12:08:00Z" w16du:dateUtc="2024-12-05T11:08:00Z">
              <w:tcPr>
                <w:tcW w:w="0" w:type="auto"/>
                <w:gridSpan w:val="5"/>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tcPrChange>
          </w:tcPr>
          <w:p w14:paraId="13794B77" w14:textId="77777777" w:rsidR="00C571FD" w:rsidRPr="00C571FD" w:rsidRDefault="00C571FD" w:rsidP="00C571FD">
            <w:pPr>
              <w:spacing w:after="0" w:line="240" w:lineRule="auto"/>
              <w:rPr>
                <w:rFonts w:ascii="Times New Roman" w:eastAsia="Times New Roman" w:hAnsi="Times New Roman" w:cs="Times New Roman"/>
                <w:kern w:val="0"/>
                <w:sz w:val="20"/>
                <w:szCs w:val="20"/>
                <w:lang w:eastAsia="de-AT"/>
                <w14:ligatures w14:val="none"/>
              </w:rPr>
            </w:pPr>
          </w:p>
        </w:tc>
        <w:tc>
          <w:tcPr>
            <w:tcW w:w="19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Change w:id="97" w:author="Simon Schneider" w:date="2024-12-05T12:08:00Z" w16du:dateUtc="2024-12-05T11:08:00Z">
              <w:tcPr>
                <w:tcW w:w="1709" w:type="dxa"/>
                <w:gridSpan w:val="3"/>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tcPrChange>
          </w:tcPr>
          <w:p w14:paraId="2F50D63E" w14:textId="77777777" w:rsidR="00C571FD" w:rsidRPr="00C571FD" w:rsidRDefault="00C571FD" w:rsidP="00C571FD">
            <w:pPr>
              <w:spacing w:after="0" w:line="240" w:lineRule="auto"/>
              <w:rPr>
                <w:rFonts w:ascii="Times New Roman" w:eastAsia="Times New Roman" w:hAnsi="Times New Roman" w:cs="Times New Roman"/>
                <w:kern w:val="0"/>
                <w:sz w:val="20"/>
                <w:szCs w:val="20"/>
                <w:lang w:eastAsia="de-AT"/>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Change w:id="98" w:author="Simon Schneider" w:date="2024-12-05T12:08:00Z" w16du:dateUtc="2024-12-05T11:08:00Z">
              <w:tcPr>
                <w:tcW w:w="0" w:type="auto"/>
                <w:gridSpan w:val="6"/>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tcPrChange>
          </w:tcPr>
          <w:p w14:paraId="4B37E356" w14:textId="77777777" w:rsidR="00C571FD" w:rsidRPr="00C571FD" w:rsidRDefault="00C571FD" w:rsidP="00C571FD">
            <w:pPr>
              <w:spacing w:after="0" w:line="240" w:lineRule="auto"/>
              <w:rPr>
                <w:rFonts w:ascii="Times New Roman" w:eastAsia="Times New Roman" w:hAnsi="Times New Roman" w:cs="Times New Roman"/>
                <w:kern w:val="0"/>
                <w:sz w:val="20"/>
                <w:szCs w:val="20"/>
                <w:lang w:eastAsia="de-AT"/>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Change w:id="99" w:author="Simon Schneider" w:date="2024-12-05T12:08:00Z" w16du:dateUtc="2024-12-05T11:08:00Z">
              <w:tcPr>
                <w:tcW w:w="0" w:type="auto"/>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tcPrChange>
          </w:tcPr>
          <w:p w14:paraId="3A1939C7" w14:textId="77777777" w:rsidR="00C571FD" w:rsidRPr="00C571FD" w:rsidRDefault="00C571FD" w:rsidP="00C571FD">
            <w:pPr>
              <w:spacing w:after="0" w:line="240" w:lineRule="auto"/>
              <w:rPr>
                <w:rFonts w:ascii="Times New Roman" w:eastAsia="Times New Roman" w:hAnsi="Times New Roman" w:cs="Times New Roman"/>
                <w:kern w:val="0"/>
                <w:sz w:val="20"/>
                <w:szCs w:val="20"/>
                <w:lang w:eastAsia="de-AT"/>
                <w14:ligatures w14:val="none"/>
              </w:rPr>
            </w:pPr>
          </w:p>
        </w:tc>
      </w:tr>
    </w:tbl>
    <w:p w14:paraId="2D16F243" w14:textId="77777777" w:rsidR="001E5779" w:rsidRDefault="001E5779">
      <w:pPr>
        <w:sectPr w:rsidR="001E5779" w:rsidSect="00C571FD">
          <w:pgSz w:w="16838" w:h="11906" w:orient="landscape"/>
          <w:pgMar w:top="1417" w:right="1417" w:bottom="1417" w:left="1134" w:header="708" w:footer="708" w:gutter="0"/>
          <w:cols w:space="708"/>
          <w:docGrid w:linePitch="360"/>
        </w:sectPr>
      </w:pPr>
    </w:p>
    <w:p w14:paraId="24F1A1B1" w14:textId="77777777" w:rsidR="003D11E1" w:rsidRDefault="003D11E1" w:rsidP="003D11E1">
      <w:pPr>
        <w:spacing w:after="0" w:line="240" w:lineRule="auto"/>
        <w:rPr>
          <w:ins w:id="100" w:author="Simon Schneider" w:date="2024-12-05T12:57:00Z" w16du:dateUtc="2024-12-05T11:57:00Z"/>
          <w:rFonts w:ascii="Arial" w:eastAsia="Times New Roman" w:hAnsi="Arial" w:cs="Arial"/>
          <w:b/>
          <w:bCs/>
          <w:color w:val="000000"/>
          <w:kern w:val="0"/>
          <w:lang w:val="en-US" w:eastAsia="de-AT"/>
          <w14:ligatures w14:val="none"/>
        </w:rPr>
      </w:pPr>
      <w:r w:rsidRPr="00C6278F">
        <w:rPr>
          <w:rFonts w:ascii="Arial" w:eastAsia="Times New Roman" w:hAnsi="Arial" w:cs="Arial"/>
          <w:b/>
          <w:bCs/>
          <w:color w:val="000000"/>
          <w:kern w:val="0"/>
          <w:lang w:val="en-US" w:eastAsia="de-AT"/>
          <w14:ligatures w14:val="none"/>
        </w:rPr>
        <w:lastRenderedPageBreak/>
        <w:t>Tileset</w:t>
      </w:r>
    </w:p>
    <w:p w14:paraId="2047CA79" w14:textId="56F5186A" w:rsidR="00FD4B6D" w:rsidRDefault="00FD4B6D" w:rsidP="003D11E1">
      <w:pPr>
        <w:spacing w:after="0" w:line="240" w:lineRule="auto"/>
        <w:rPr>
          <w:rFonts w:ascii="Arial" w:eastAsia="Times New Roman" w:hAnsi="Arial" w:cs="Arial"/>
          <w:b/>
          <w:bCs/>
          <w:color w:val="000000"/>
          <w:kern w:val="0"/>
          <w:lang w:val="en-US" w:eastAsia="de-AT"/>
          <w14:ligatures w14:val="none"/>
        </w:rPr>
      </w:pPr>
      <w:ins w:id="101" w:author="Simon Schneider" w:date="2024-12-05T12:57:00Z" w16du:dateUtc="2024-12-05T11:57:00Z">
        <w:r w:rsidRPr="00FD4B6D">
          <w:rPr>
            <w:rFonts w:ascii="Arial" w:eastAsia="Times New Roman" w:hAnsi="Arial" w:cs="Arial"/>
            <w:b/>
            <w:bCs/>
            <w:noProof/>
            <w:color w:val="000000"/>
            <w:kern w:val="0"/>
            <w:lang w:val="en-US" w:eastAsia="de-AT"/>
            <w14:ligatures w14:val="none"/>
          </w:rPr>
          <w:drawing>
            <wp:inline distT="0" distB="0" distL="0" distR="0" wp14:anchorId="13B67CAB" wp14:editId="578ADDC8">
              <wp:extent cx="5760720" cy="3941445"/>
              <wp:effectExtent l="0" t="0" r="0" b="1905"/>
              <wp:docPr id="1809340111" name="Grafik 1"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40111" name="Grafik 1" descr="Ein Bild, das Zeichnung enthält.&#10;&#10;Automatisch generierte Beschreibung"/>
                      <pic:cNvPicPr/>
                    </pic:nvPicPr>
                    <pic:blipFill>
                      <a:blip r:embed="rId6"/>
                      <a:stretch>
                        <a:fillRect/>
                      </a:stretch>
                    </pic:blipFill>
                    <pic:spPr>
                      <a:xfrm>
                        <a:off x="0" y="0"/>
                        <a:ext cx="5760720" cy="3941445"/>
                      </a:xfrm>
                      <a:prstGeom prst="rect">
                        <a:avLst/>
                      </a:prstGeom>
                    </pic:spPr>
                  </pic:pic>
                </a:graphicData>
              </a:graphic>
            </wp:inline>
          </w:drawing>
        </w:r>
      </w:ins>
    </w:p>
    <w:p w14:paraId="67348D90" w14:textId="1E4ECB71" w:rsidR="00660A0B" w:rsidRPr="00C6278F" w:rsidRDefault="009B141A" w:rsidP="003D11E1">
      <w:pPr>
        <w:spacing w:after="0" w:line="240" w:lineRule="auto"/>
        <w:rPr>
          <w:rFonts w:ascii="Times New Roman" w:eastAsia="Times New Roman" w:hAnsi="Times New Roman" w:cs="Times New Roman"/>
          <w:kern w:val="0"/>
          <w:sz w:val="24"/>
          <w:szCs w:val="24"/>
          <w:lang w:val="en-US" w:eastAsia="de-AT"/>
          <w14:ligatures w14:val="none"/>
        </w:rPr>
      </w:pPr>
      <w:r w:rsidRPr="009B141A">
        <w:rPr>
          <w:rFonts w:ascii="Times New Roman" w:eastAsia="Times New Roman" w:hAnsi="Times New Roman" w:cs="Times New Roman"/>
          <w:noProof/>
          <w:kern w:val="0"/>
          <w:sz w:val="24"/>
          <w:szCs w:val="24"/>
          <w:lang w:eastAsia="de-AT"/>
          <w14:ligatures w14:val="none"/>
        </w:rPr>
        <w:drawing>
          <wp:inline distT="0" distB="0" distL="0" distR="0" wp14:anchorId="4FDF6C04" wp14:editId="52C92BEE">
            <wp:extent cx="5760720" cy="4557395"/>
            <wp:effectExtent l="0" t="0" r="0" b="0"/>
            <wp:docPr id="4" name="Grafik 3" descr="Ein Bild, das Text, Zeichnung, Cartoon, Darstellung enthält.&#10;&#10;Automatisch generierte Beschreibung">
              <a:extLst xmlns:a="http://schemas.openxmlformats.org/drawingml/2006/main">
                <a:ext uri="{FF2B5EF4-FFF2-40B4-BE49-F238E27FC236}">
                  <a16:creationId xmlns:a16="http://schemas.microsoft.com/office/drawing/2014/main" id="{777AE591-E7CD-FB27-E731-D13423CC84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descr="Ein Bild, das Text, Zeichnung, Cartoon, Darstellung enthält.&#10;&#10;Automatisch generierte Beschreibung">
                      <a:extLst>
                        <a:ext uri="{FF2B5EF4-FFF2-40B4-BE49-F238E27FC236}">
                          <a16:creationId xmlns:a16="http://schemas.microsoft.com/office/drawing/2014/main" id="{777AE591-E7CD-FB27-E731-D13423CC84B0}"/>
                        </a:ext>
                      </a:extLst>
                    </pic:cNvPr>
                    <pic:cNvPicPr>
                      <a:picLocks noChangeAspect="1"/>
                    </pic:cNvPicPr>
                  </pic:nvPicPr>
                  <pic:blipFill>
                    <a:blip r:embed="rId7"/>
                    <a:stretch>
                      <a:fillRect/>
                    </a:stretch>
                  </pic:blipFill>
                  <pic:spPr>
                    <a:xfrm>
                      <a:off x="0" y="0"/>
                      <a:ext cx="5760720" cy="4557395"/>
                    </a:xfrm>
                    <a:prstGeom prst="rect">
                      <a:avLst/>
                    </a:prstGeom>
                  </pic:spPr>
                </pic:pic>
              </a:graphicData>
            </a:graphic>
          </wp:inline>
        </w:drawing>
      </w:r>
    </w:p>
    <w:p w14:paraId="64D4B8B9" w14:textId="19452D82" w:rsidR="009D6EB1" w:rsidRDefault="009D6EB1">
      <w:pPr>
        <w:rPr>
          <w:rFonts w:ascii="Times New Roman" w:eastAsia="Times New Roman" w:hAnsi="Times New Roman" w:cs="Times New Roman"/>
          <w:kern w:val="0"/>
          <w:sz w:val="24"/>
          <w:szCs w:val="24"/>
          <w:lang w:val="en-US" w:eastAsia="de-AT"/>
          <w14:ligatures w14:val="none"/>
        </w:rPr>
      </w:pPr>
      <w:r>
        <w:rPr>
          <w:rFonts w:ascii="Times New Roman" w:eastAsia="Times New Roman" w:hAnsi="Times New Roman" w:cs="Times New Roman"/>
          <w:kern w:val="0"/>
          <w:sz w:val="24"/>
          <w:szCs w:val="24"/>
          <w:lang w:val="en-US" w:eastAsia="de-AT"/>
          <w14:ligatures w14:val="none"/>
        </w:rPr>
        <w:br w:type="page"/>
      </w:r>
    </w:p>
    <w:p w14:paraId="0DEF909F" w14:textId="77777777" w:rsidR="003D11E1" w:rsidRPr="00C6278F" w:rsidRDefault="003D11E1" w:rsidP="003D11E1">
      <w:pPr>
        <w:spacing w:after="240" w:line="240" w:lineRule="auto"/>
        <w:rPr>
          <w:rFonts w:ascii="Times New Roman" w:eastAsia="Times New Roman" w:hAnsi="Times New Roman" w:cs="Times New Roman"/>
          <w:kern w:val="0"/>
          <w:sz w:val="24"/>
          <w:szCs w:val="24"/>
          <w:lang w:val="en-US" w:eastAsia="de-AT"/>
          <w14:ligatures w14:val="none"/>
        </w:rPr>
      </w:pPr>
    </w:p>
    <w:p w14:paraId="4FBF7E9A" w14:textId="77777777" w:rsidR="003D11E1" w:rsidRDefault="003D11E1" w:rsidP="003D11E1">
      <w:pPr>
        <w:spacing w:after="0" w:line="240" w:lineRule="auto"/>
        <w:rPr>
          <w:rFonts w:ascii="Arial" w:eastAsia="Times New Roman" w:hAnsi="Arial" w:cs="Arial"/>
          <w:b/>
          <w:bCs/>
          <w:color w:val="000000"/>
          <w:kern w:val="0"/>
          <w:lang w:val="en-US" w:eastAsia="de-AT"/>
          <w14:ligatures w14:val="none"/>
        </w:rPr>
      </w:pPr>
      <w:r w:rsidRPr="00C6278F">
        <w:rPr>
          <w:rFonts w:ascii="Arial" w:eastAsia="Times New Roman" w:hAnsi="Arial" w:cs="Arial"/>
          <w:b/>
          <w:bCs/>
          <w:color w:val="000000"/>
          <w:kern w:val="0"/>
          <w:lang w:val="en-US" w:eastAsia="de-AT"/>
          <w14:ligatures w14:val="none"/>
        </w:rPr>
        <w:t>Usecase 1: Representing projects</w:t>
      </w:r>
    </w:p>
    <w:p w14:paraId="3CC1B531" w14:textId="77ECB31F" w:rsidR="002E6C72" w:rsidRPr="00C6278F" w:rsidRDefault="00900D5A" w:rsidP="003D11E1">
      <w:pPr>
        <w:spacing w:after="0" w:line="240" w:lineRule="auto"/>
        <w:rPr>
          <w:rFonts w:ascii="Times New Roman" w:eastAsia="Times New Roman" w:hAnsi="Times New Roman" w:cs="Times New Roman"/>
          <w:kern w:val="0"/>
          <w:sz w:val="24"/>
          <w:szCs w:val="24"/>
          <w:lang w:val="en-US" w:eastAsia="de-AT"/>
          <w14:ligatures w14:val="none"/>
        </w:rPr>
      </w:pPr>
      <w:r>
        <w:rPr>
          <w:rFonts w:ascii="Times New Roman" w:eastAsia="Times New Roman" w:hAnsi="Times New Roman" w:cs="Times New Roman"/>
          <w:kern w:val="0"/>
          <w:sz w:val="24"/>
          <w:szCs w:val="24"/>
          <w:lang w:val="en-US" w:eastAsia="de-AT"/>
          <w14:ligatures w14:val="none"/>
        </w:rPr>
        <w:t xml:space="preserve">The first way to use the PED landscape is to </w:t>
      </w:r>
      <w:r w:rsidR="00D50B61">
        <w:rPr>
          <w:rFonts w:ascii="Times New Roman" w:eastAsia="Times New Roman" w:hAnsi="Times New Roman" w:cs="Times New Roman"/>
          <w:kern w:val="0"/>
          <w:sz w:val="24"/>
          <w:szCs w:val="24"/>
          <w:lang w:val="en-US" w:eastAsia="de-AT"/>
          <w14:ligatures w14:val="none"/>
        </w:rPr>
        <w:t xml:space="preserve">visually represent a PED project by show of </w:t>
      </w:r>
      <w:ins w:id="102" w:author="Simon Schneider" w:date="2024-12-05T12:09:00Z" w16du:dateUtc="2024-12-05T11:09:00Z">
        <w:r w:rsidR="008B7A54">
          <w:rPr>
            <w:rFonts w:ascii="Times New Roman" w:eastAsia="Times New Roman" w:hAnsi="Times New Roman" w:cs="Times New Roman"/>
            <w:kern w:val="0"/>
            <w:sz w:val="24"/>
            <w:szCs w:val="24"/>
            <w:lang w:val="en-US" w:eastAsia="de-AT"/>
            <w14:ligatures w14:val="none"/>
          </w:rPr>
          <w:t>its designated keywords</w:t>
        </w:r>
      </w:ins>
    </w:p>
    <w:p w14:paraId="0068BB48" w14:textId="7120E6F3" w:rsidR="003D11E1" w:rsidRDefault="006C3083" w:rsidP="003D11E1">
      <w:pPr>
        <w:spacing w:after="0" w:line="240" w:lineRule="auto"/>
        <w:rPr>
          <w:rFonts w:ascii="Times New Roman" w:eastAsia="Times New Roman" w:hAnsi="Times New Roman" w:cs="Times New Roman"/>
          <w:kern w:val="0"/>
          <w:sz w:val="24"/>
          <w:szCs w:val="24"/>
          <w:lang w:val="en-US" w:eastAsia="de-AT"/>
          <w14:ligatures w14:val="none"/>
        </w:rPr>
      </w:pPr>
      <w:r w:rsidRPr="006C3083">
        <w:rPr>
          <w:rFonts w:ascii="Times New Roman" w:eastAsia="Times New Roman" w:hAnsi="Times New Roman" w:cs="Times New Roman"/>
          <w:noProof/>
          <w:kern w:val="0"/>
          <w:sz w:val="24"/>
          <w:szCs w:val="24"/>
          <w:lang w:val="en-US" w:eastAsia="de-AT"/>
          <w14:ligatures w14:val="none"/>
        </w:rPr>
        <w:drawing>
          <wp:inline distT="0" distB="0" distL="0" distR="0" wp14:anchorId="1648FC14" wp14:editId="4DCBB5C1">
            <wp:extent cx="5760720" cy="3991610"/>
            <wp:effectExtent l="0" t="0" r="0" b="8890"/>
            <wp:docPr id="15288913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91358" name=""/>
                    <pic:cNvPicPr/>
                  </pic:nvPicPr>
                  <pic:blipFill>
                    <a:blip r:embed="rId8"/>
                    <a:stretch>
                      <a:fillRect/>
                    </a:stretch>
                  </pic:blipFill>
                  <pic:spPr>
                    <a:xfrm>
                      <a:off x="0" y="0"/>
                      <a:ext cx="5760720" cy="3991610"/>
                    </a:xfrm>
                    <a:prstGeom prst="rect">
                      <a:avLst/>
                    </a:prstGeom>
                  </pic:spPr>
                </pic:pic>
              </a:graphicData>
            </a:graphic>
          </wp:inline>
        </w:drawing>
      </w:r>
    </w:p>
    <w:p w14:paraId="404C7480" w14:textId="77777777" w:rsidR="009D6EB1" w:rsidRDefault="009D6EB1" w:rsidP="003D11E1">
      <w:pPr>
        <w:spacing w:after="0" w:line="240" w:lineRule="auto"/>
        <w:rPr>
          <w:rFonts w:ascii="Times New Roman" w:eastAsia="Times New Roman" w:hAnsi="Times New Roman" w:cs="Times New Roman"/>
          <w:kern w:val="0"/>
          <w:sz w:val="24"/>
          <w:szCs w:val="24"/>
          <w:lang w:val="en-US" w:eastAsia="de-AT"/>
          <w14:ligatures w14:val="none"/>
        </w:rPr>
      </w:pPr>
    </w:p>
    <w:p w14:paraId="1188E1F5" w14:textId="77777777" w:rsidR="009D6EB1" w:rsidRPr="00C6278F" w:rsidRDefault="009D6EB1" w:rsidP="003D11E1">
      <w:pPr>
        <w:spacing w:after="0" w:line="240" w:lineRule="auto"/>
        <w:rPr>
          <w:rFonts w:ascii="Times New Roman" w:eastAsia="Times New Roman" w:hAnsi="Times New Roman" w:cs="Times New Roman"/>
          <w:kern w:val="0"/>
          <w:sz w:val="24"/>
          <w:szCs w:val="24"/>
          <w:lang w:val="en-US" w:eastAsia="de-AT"/>
          <w14:ligatures w14:val="none"/>
        </w:rPr>
      </w:pPr>
    </w:p>
    <w:p w14:paraId="4CE56AC2" w14:textId="77777777" w:rsidR="003D11E1" w:rsidRPr="003D11E1" w:rsidRDefault="003D11E1" w:rsidP="003D11E1">
      <w:pPr>
        <w:spacing w:after="0" w:line="240" w:lineRule="auto"/>
        <w:rPr>
          <w:rFonts w:ascii="Times New Roman" w:eastAsia="Times New Roman" w:hAnsi="Times New Roman" w:cs="Times New Roman"/>
          <w:kern w:val="0"/>
          <w:sz w:val="24"/>
          <w:szCs w:val="24"/>
          <w:lang w:val="en-US" w:eastAsia="de-AT"/>
          <w14:ligatures w14:val="none"/>
        </w:rPr>
      </w:pPr>
      <w:r w:rsidRPr="003D11E1">
        <w:rPr>
          <w:rFonts w:ascii="Arial" w:eastAsia="Times New Roman" w:hAnsi="Arial" w:cs="Arial"/>
          <w:b/>
          <w:bCs/>
          <w:color w:val="000000"/>
          <w:kern w:val="0"/>
          <w:lang w:val="en-US" w:eastAsia="de-AT"/>
          <w14:ligatures w14:val="none"/>
        </w:rPr>
        <w:t>Usecase 2: Mapping of results and deliverables</w:t>
      </w:r>
    </w:p>
    <w:p w14:paraId="6A1331AF" w14:textId="77777777" w:rsidR="002003D9" w:rsidRDefault="002003D9">
      <w:pPr>
        <w:rPr>
          <w:lang w:val="en-US"/>
        </w:rPr>
      </w:pPr>
    </w:p>
    <w:p w14:paraId="302C09C3" w14:textId="0B7DF58C" w:rsidR="002E6C72" w:rsidRDefault="002E6C72" w:rsidP="002E6C72">
      <w:pPr>
        <w:pStyle w:val="berschrift1"/>
        <w:rPr>
          <w:lang w:val="en-US"/>
        </w:rPr>
      </w:pPr>
      <w:r>
        <w:rPr>
          <w:lang w:val="en-US"/>
        </w:rPr>
        <w:t>Discussion</w:t>
      </w:r>
    </w:p>
    <w:p w14:paraId="15D366C0" w14:textId="21BF00D0" w:rsidR="002E6C72" w:rsidRDefault="002E6C72" w:rsidP="002E6C72">
      <w:pPr>
        <w:pStyle w:val="berschrift2"/>
        <w:rPr>
          <w:lang w:val="en-US"/>
        </w:rPr>
      </w:pPr>
      <w:r>
        <w:rPr>
          <w:lang w:val="en-US"/>
        </w:rPr>
        <w:t>Use cases</w:t>
      </w:r>
      <w:r w:rsidR="00901A9D">
        <w:rPr>
          <w:lang w:val="en-US"/>
        </w:rPr>
        <w:t xml:space="preserve"> </w:t>
      </w:r>
    </w:p>
    <w:p w14:paraId="29FCC67E" w14:textId="649C4D90" w:rsidR="00901A9D" w:rsidRPr="00901A9D" w:rsidRDefault="00901A9D" w:rsidP="006C3083">
      <w:pPr>
        <w:rPr>
          <w:lang w:val="en-US"/>
        </w:rPr>
      </w:pPr>
      <w:r>
        <w:rPr>
          <w:lang w:val="en-US"/>
        </w:rPr>
        <w:t>Enza, can you add some other use cases or discussion?</w:t>
      </w:r>
    </w:p>
    <w:p w14:paraId="297D6535" w14:textId="51E0BE68" w:rsidR="002E6C72" w:rsidRDefault="002E6C72" w:rsidP="002E6C72">
      <w:pPr>
        <w:pStyle w:val="berschrift2"/>
        <w:rPr>
          <w:lang w:val="en-US"/>
        </w:rPr>
      </w:pPr>
      <w:r>
        <w:rPr>
          <w:lang w:val="en-US"/>
        </w:rPr>
        <w:t>Limitations</w:t>
      </w:r>
    </w:p>
    <w:p w14:paraId="75410B3E" w14:textId="77777777" w:rsidR="001E5779" w:rsidRDefault="001E5779" w:rsidP="001E5779">
      <w:pPr>
        <w:rPr>
          <w:lang w:val="en-US"/>
        </w:rPr>
      </w:pPr>
    </w:p>
    <w:p w14:paraId="3D39B8A4" w14:textId="6FF7E12F" w:rsidR="001E5779" w:rsidRDefault="001E5779">
      <w:pPr>
        <w:rPr>
          <w:lang w:val="en-US"/>
        </w:rPr>
      </w:pPr>
      <w:r>
        <w:rPr>
          <w:lang w:val="en-US"/>
        </w:rPr>
        <w:br w:type="page"/>
      </w:r>
    </w:p>
    <w:p w14:paraId="1386B40D" w14:textId="265B58A5" w:rsidR="001E5779" w:rsidRDefault="001E5779" w:rsidP="006C3083">
      <w:pPr>
        <w:pStyle w:val="berschrift1"/>
        <w:rPr>
          <w:lang w:val="en-US"/>
        </w:rPr>
      </w:pPr>
      <w:r>
        <w:rPr>
          <w:lang w:val="en-US"/>
        </w:rPr>
        <w:lastRenderedPageBreak/>
        <w:t>Appendix</w:t>
      </w:r>
    </w:p>
    <w:p w14:paraId="56253920" w14:textId="77777777" w:rsidR="001E5779" w:rsidRDefault="001E5779" w:rsidP="001E5779"/>
    <w:tbl>
      <w:tblPr>
        <w:tblStyle w:val="EinfacheTabelle2"/>
        <w:tblW w:w="6635" w:type="dxa"/>
        <w:tblLook w:val="04A0" w:firstRow="1" w:lastRow="0" w:firstColumn="1" w:lastColumn="0" w:noHBand="0" w:noVBand="1"/>
      </w:tblPr>
      <w:tblGrid>
        <w:gridCol w:w="4448"/>
        <w:gridCol w:w="2187"/>
      </w:tblGrid>
      <w:tr w:rsidR="001E5779" w:rsidRPr="00F969B4" w14:paraId="61354EC8" w14:textId="77777777" w:rsidTr="00FF00A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D0D7656" w14:textId="77777777" w:rsidR="001E5779" w:rsidRPr="00F969B4" w:rsidRDefault="001E5779" w:rsidP="00FF00A8">
            <w:pPr>
              <w:rPr>
                <w:lang w:eastAsia="de-AT"/>
              </w:rPr>
            </w:pPr>
            <w:r>
              <w:rPr>
                <w:lang w:eastAsia="de-AT"/>
              </w:rPr>
              <w:t>Economic</w:t>
            </w:r>
          </w:p>
        </w:tc>
        <w:tc>
          <w:tcPr>
            <w:tcW w:w="0" w:type="auto"/>
            <w:hideMark/>
          </w:tcPr>
          <w:p w14:paraId="3881A8CB" w14:textId="77777777" w:rsidR="001E5779" w:rsidRPr="00F969B4" w:rsidRDefault="001E5779" w:rsidP="00FF00A8">
            <w:pPr>
              <w:cnfStyle w:val="100000000000" w:firstRow="1" w:lastRow="0" w:firstColumn="0" w:lastColumn="0" w:oddVBand="0" w:evenVBand="0" w:oddHBand="0" w:evenHBand="0" w:firstRowFirstColumn="0" w:firstRowLastColumn="0" w:lastRowFirstColumn="0" w:lastRowLastColumn="0"/>
              <w:rPr>
                <w:lang w:eastAsia="de-AT"/>
              </w:rPr>
            </w:pPr>
            <w:r>
              <w:rPr>
                <w:lang w:eastAsia="de-AT"/>
              </w:rPr>
              <w:t>Topic</w:t>
            </w:r>
          </w:p>
        </w:tc>
      </w:tr>
      <w:tr w:rsidR="001E5779" w:rsidRPr="00F969B4" w14:paraId="103BF2C7"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E0E9C6"/>
            <w:hideMark/>
          </w:tcPr>
          <w:p w14:paraId="551C4318" w14:textId="77777777" w:rsidR="001E5779" w:rsidRPr="00A72F9B" w:rsidRDefault="001E5779" w:rsidP="00FF00A8">
            <w:pPr>
              <w:rPr>
                <w:b w:val="0"/>
                <w:bCs w:val="0"/>
                <w:lang w:eastAsia="de-AT"/>
              </w:rPr>
            </w:pPr>
            <w:r w:rsidRPr="00A72F9B">
              <w:rPr>
                <w:b w:val="0"/>
                <w:bCs w:val="0"/>
                <w:lang w:eastAsia="de-AT"/>
              </w:rPr>
              <w:t>Market</w:t>
            </w:r>
          </w:p>
        </w:tc>
        <w:tc>
          <w:tcPr>
            <w:tcW w:w="0" w:type="auto"/>
            <w:shd w:val="clear" w:color="auto" w:fill="E0E9C6"/>
            <w:hideMark/>
          </w:tcPr>
          <w:p w14:paraId="3846D3E6"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Economic</w:t>
            </w:r>
          </w:p>
        </w:tc>
      </w:tr>
      <w:tr w:rsidR="001E5779" w:rsidRPr="00F969B4" w14:paraId="014B7E5F"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E0E9C6"/>
            <w:hideMark/>
          </w:tcPr>
          <w:p w14:paraId="66DD7610" w14:textId="77777777" w:rsidR="001E5779" w:rsidRPr="00A72F9B" w:rsidRDefault="001E5779" w:rsidP="00FF00A8">
            <w:pPr>
              <w:rPr>
                <w:b w:val="0"/>
                <w:bCs w:val="0"/>
                <w:lang w:eastAsia="de-AT"/>
              </w:rPr>
            </w:pPr>
            <w:r w:rsidRPr="00A72F9B">
              <w:rPr>
                <w:b w:val="0"/>
                <w:bCs w:val="0"/>
                <w:lang w:eastAsia="de-AT"/>
              </w:rPr>
              <w:t>Financial Strategies</w:t>
            </w:r>
          </w:p>
        </w:tc>
        <w:tc>
          <w:tcPr>
            <w:tcW w:w="0" w:type="auto"/>
            <w:shd w:val="clear" w:color="auto" w:fill="E0E9C6"/>
            <w:hideMark/>
          </w:tcPr>
          <w:p w14:paraId="59071F60"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Economic</w:t>
            </w:r>
          </w:p>
        </w:tc>
      </w:tr>
      <w:tr w:rsidR="001E5779" w:rsidRPr="00F969B4" w14:paraId="74E519FC"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E0E9C6"/>
            <w:hideMark/>
          </w:tcPr>
          <w:p w14:paraId="483BA37B" w14:textId="77777777" w:rsidR="001E5779" w:rsidRPr="00A72F9B" w:rsidRDefault="001E5779" w:rsidP="00FF00A8">
            <w:pPr>
              <w:rPr>
                <w:b w:val="0"/>
                <w:bCs w:val="0"/>
                <w:lang w:eastAsia="de-AT"/>
              </w:rPr>
            </w:pPr>
            <w:r w:rsidRPr="00A72F9B">
              <w:rPr>
                <w:b w:val="0"/>
                <w:bCs w:val="0"/>
                <w:lang w:eastAsia="de-AT"/>
              </w:rPr>
              <w:t>Circular Economy</w:t>
            </w:r>
          </w:p>
        </w:tc>
        <w:tc>
          <w:tcPr>
            <w:tcW w:w="0" w:type="auto"/>
            <w:shd w:val="clear" w:color="auto" w:fill="E0E9C6"/>
            <w:hideMark/>
          </w:tcPr>
          <w:p w14:paraId="32FB7C87"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Economic</w:t>
            </w:r>
          </w:p>
        </w:tc>
      </w:tr>
      <w:tr w:rsidR="001E5779" w:rsidRPr="00F969B4" w14:paraId="23365D1A"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E0E9C6"/>
            <w:hideMark/>
          </w:tcPr>
          <w:p w14:paraId="1422DBAD" w14:textId="77777777" w:rsidR="001E5779" w:rsidRPr="00A72F9B" w:rsidRDefault="001E5779" w:rsidP="00FF00A8">
            <w:pPr>
              <w:rPr>
                <w:b w:val="0"/>
                <w:bCs w:val="0"/>
                <w:lang w:eastAsia="de-AT"/>
              </w:rPr>
            </w:pPr>
            <w:r w:rsidRPr="00A72F9B">
              <w:rPr>
                <w:b w:val="0"/>
                <w:bCs w:val="0"/>
                <w:lang w:eastAsia="de-AT"/>
              </w:rPr>
              <w:t>Cost Analysis</w:t>
            </w:r>
          </w:p>
        </w:tc>
        <w:tc>
          <w:tcPr>
            <w:tcW w:w="0" w:type="auto"/>
            <w:shd w:val="clear" w:color="auto" w:fill="E0E9C6"/>
            <w:hideMark/>
          </w:tcPr>
          <w:p w14:paraId="18522A88"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Economic</w:t>
            </w:r>
          </w:p>
        </w:tc>
      </w:tr>
      <w:tr w:rsidR="001E5779" w:rsidRPr="00F969B4" w14:paraId="40217ED8"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E0E9C6"/>
            <w:hideMark/>
          </w:tcPr>
          <w:p w14:paraId="779E8309" w14:textId="77777777" w:rsidR="001E5779" w:rsidRPr="00A72F9B" w:rsidRDefault="001E5779" w:rsidP="00FF00A8">
            <w:pPr>
              <w:rPr>
                <w:b w:val="0"/>
                <w:bCs w:val="0"/>
                <w:lang w:eastAsia="de-AT"/>
              </w:rPr>
            </w:pPr>
            <w:r w:rsidRPr="00A72F9B">
              <w:rPr>
                <w:b w:val="0"/>
                <w:bCs w:val="0"/>
                <w:lang w:eastAsia="de-AT"/>
              </w:rPr>
              <w:t>Affordability</w:t>
            </w:r>
          </w:p>
        </w:tc>
        <w:tc>
          <w:tcPr>
            <w:tcW w:w="0" w:type="auto"/>
            <w:shd w:val="clear" w:color="auto" w:fill="E0E9C6"/>
            <w:hideMark/>
          </w:tcPr>
          <w:p w14:paraId="1715F33F"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Economic</w:t>
            </w:r>
          </w:p>
        </w:tc>
      </w:tr>
      <w:tr w:rsidR="001E5779" w:rsidRPr="00F969B4" w14:paraId="65DD7122"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E0E9C6"/>
            <w:hideMark/>
          </w:tcPr>
          <w:p w14:paraId="600BFED5" w14:textId="77777777" w:rsidR="001E5779" w:rsidRPr="00A72F9B" w:rsidRDefault="001E5779" w:rsidP="00FF00A8">
            <w:pPr>
              <w:rPr>
                <w:b w:val="0"/>
                <w:bCs w:val="0"/>
                <w:lang w:eastAsia="de-AT"/>
              </w:rPr>
            </w:pPr>
            <w:r w:rsidRPr="00A72F9B">
              <w:rPr>
                <w:b w:val="0"/>
                <w:bCs w:val="0"/>
                <w:lang w:eastAsia="de-AT"/>
              </w:rPr>
              <w:t>Support and Information</w:t>
            </w:r>
          </w:p>
        </w:tc>
        <w:tc>
          <w:tcPr>
            <w:tcW w:w="0" w:type="auto"/>
            <w:shd w:val="clear" w:color="auto" w:fill="E0E9C6"/>
            <w:hideMark/>
          </w:tcPr>
          <w:p w14:paraId="473C0D77"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Economic</w:t>
            </w:r>
          </w:p>
        </w:tc>
      </w:tr>
      <w:tr w:rsidR="001E5779" w:rsidRPr="00F969B4" w14:paraId="7AB63CA2"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E0E9C6"/>
            <w:hideMark/>
          </w:tcPr>
          <w:p w14:paraId="7B4A1C8F" w14:textId="77777777" w:rsidR="001E5779" w:rsidRPr="00A72F9B" w:rsidRDefault="001E5779" w:rsidP="00FF00A8">
            <w:pPr>
              <w:rPr>
                <w:b w:val="0"/>
                <w:bCs w:val="0"/>
                <w:lang w:eastAsia="de-AT"/>
              </w:rPr>
            </w:pPr>
            <w:r w:rsidRPr="00A72F9B">
              <w:rPr>
                <w:b w:val="0"/>
                <w:bCs w:val="0"/>
                <w:lang w:eastAsia="de-AT"/>
              </w:rPr>
              <w:t>Ownership Structures</w:t>
            </w:r>
          </w:p>
        </w:tc>
        <w:tc>
          <w:tcPr>
            <w:tcW w:w="0" w:type="auto"/>
            <w:shd w:val="clear" w:color="auto" w:fill="E0E9C6"/>
            <w:hideMark/>
          </w:tcPr>
          <w:p w14:paraId="653699C6"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Economic</w:t>
            </w:r>
          </w:p>
        </w:tc>
      </w:tr>
      <w:tr w:rsidR="001E5779" w:rsidRPr="00F969B4" w14:paraId="1FC804D8"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E0E9C6"/>
            <w:hideMark/>
          </w:tcPr>
          <w:p w14:paraId="3C410EC9" w14:textId="77777777" w:rsidR="001E5779" w:rsidRPr="00A72F9B" w:rsidRDefault="001E5779" w:rsidP="00FF00A8">
            <w:pPr>
              <w:rPr>
                <w:b w:val="0"/>
                <w:bCs w:val="0"/>
                <w:lang w:eastAsia="de-AT"/>
              </w:rPr>
            </w:pPr>
            <w:r w:rsidRPr="00A72F9B">
              <w:rPr>
                <w:b w:val="0"/>
                <w:bCs w:val="0"/>
                <w:lang w:eastAsia="de-AT"/>
              </w:rPr>
              <w:t>Incentives</w:t>
            </w:r>
          </w:p>
        </w:tc>
        <w:tc>
          <w:tcPr>
            <w:tcW w:w="0" w:type="auto"/>
            <w:shd w:val="clear" w:color="auto" w:fill="E0E9C6"/>
            <w:hideMark/>
          </w:tcPr>
          <w:p w14:paraId="26E0F948"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Economic</w:t>
            </w:r>
          </w:p>
        </w:tc>
      </w:tr>
      <w:tr w:rsidR="001E5779" w:rsidRPr="00F969B4" w14:paraId="5F99AA09"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E0E9C6"/>
            <w:hideMark/>
          </w:tcPr>
          <w:p w14:paraId="576E8319" w14:textId="77777777" w:rsidR="001E5779" w:rsidRPr="00A72F9B" w:rsidRDefault="001E5779" w:rsidP="00FF00A8">
            <w:pPr>
              <w:rPr>
                <w:b w:val="0"/>
                <w:bCs w:val="0"/>
                <w:lang w:eastAsia="de-AT"/>
              </w:rPr>
            </w:pPr>
            <w:r w:rsidRPr="00A72F9B">
              <w:rPr>
                <w:b w:val="0"/>
                <w:bCs w:val="0"/>
                <w:lang w:eastAsia="de-AT"/>
              </w:rPr>
              <w:t>Business models</w:t>
            </w:r>
          </w:p>
        </w:tc>
        <w:tc>
          <w:tcPr>
            <w:tcW w:w="0" w:type="auto"/>
            <w:shd w:val="clear" w:color="auto" w:fill="E0E9C6"/>
            <w:hideMark/>
          </w:tcPr>
          <w:p w14:paraId="45A82B80"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Economic</w:t>
            </w:r>
          </w:p>
        </w:tc>
      </w:tr>
      <w:tr w:rsidR="001E5779" w:rsidRPr="00F969B4" w14:paraId="3659BF9A"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EBC7DA"/>
            <w:hideMark/>
          </w:tcPr>
          <w:p w14:paraId="251D01A0" w14:textId="77777777" w:rsidR="001E5779" w:rsidRPr="00A72F9B" w:rsidRDefault="001E5779" w:rsidP="00FF00A8">
            <w:pPr>
              <w:rPr>
                <w:b w:val="0"/>
                <w:bCs w:val="0"/>
                <w:lang w:eastAsia="de-AT"/>
              </w:rPr>
            </w:pPr>
            <w:r w:rsidRPr="00A72F9B">
              <w:rPr>
                <w:b w:val="0"/>
                <w:bCs w:val="0"/>
                <w:lang w:eastAsia="de-AT"/>
              </w:rPr>
              <w:t>Urban planning tools/instruments</w:t>
            </w:r>
          </w:p>
        </w:tc>
        <w:tc>
          <w:tcPr>
            <w:tcW w:w="0" w:type="auto"/>
            <w:shd w:val="clear" w:color="auto" w:fill="EBC7DA"/>
            <w:hideMark/>
          </w:tcPr>
          <w:p w14:paraId="64D40F3F"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Spatial</w:t>
            </w:r>
          </w:p>
        </w:tc>
      </w:tr>
      <w:tr w:rsidR="001E5779" w:rsidRPr="00F969B4" w14:paraId="6CE9154D"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EBC7DA"/>
            <w:hideMark/>
          </w:tcPr>
          <w:p w14:paraId="2C183703" w14:textId="77777777" w:rsidR="001E5779" w:rsidRPr="00A72F9B" w:rsidRDefault="001E5779" w:rsidP="00FF00A8">
            <w:pPr>
              <w:rPr>
                <w:b w:val="0"/>
                <w:bCs w:val="0"/>
                <w:lang w:eastAsia="de-AT"/>
              </w:rPr>
            </w:pPr>
            <w:r w:rsidRPr="00A72F9B">
              <w:rPr>
                <w:b w:val="0"/>
                <w:bCs w:val="0"/>
                <w:lang w:eastAsia="de-AT"/>
              </w:rPr>
              <w:t>District/neighbourhoods typologies</w:t>
            </w:r>
          </w:p>
        </w:tc>
        <w:tc>
          <w:tcPr>
            <w:tcW w:w="0" w:type="auto"/>
            <w:shd w:val="clear" w:color="auto" w:fill="EBC7DA"/>
            <w:hideMark/>
          </w:tcPr>
          <w:p w14:paraId="38032D2E"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Spatial</w:t>
            </w:r>
          </w:p>
        </w:tc>
      </w:tr>
      <w:tr w:rsidR="001E5779" w:rsidRPr="00F969B4" w14:paraId="33667346"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EBC7DA"/>
            <w:hideMark/>
          </w:tcPr>
          <w:p w14:paraId="44E311C6" w14:textId="77777777" w:rsidR="001E5779" w:rsidRPr="00A72F9B" w:rsidRDefault="001E5779" w:rsidP="00FF00A8">
            <w:pPr>
              <w:rPr>
                <w:b w:val="0"/>
                <w:bCs w:val="0"/>
                <w:lang w:eastAsia="de-AT"/>
              </w:rPr>
            </w:pPr>
            <w:r w:rsidRPr="00A72F9B">
              <w:rPr>
                <w:b w:val="0"/>
                <w:bCs w:val="0"/>
                <w:lang w:eastAsia="de-AT"/>
              </w:rPr>
              <w:t>Mobility</w:t>
            </w:r>
          </w:p>
        </w:tc>
        <w:tc>
          <w:tcPr>
            <w:tcW w:w="0" w:type="auto"/>
            <w:shd w:val="clear" w:color="auto" w:fill="EBC7DA"/>
            <w:hideMark/>
          </w:tcPr>
          <w:p w14:paraId="562DBADC"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Spatial</w:t>
            </w:r>
          </w:p>
        </w:tc>
      </w:tr>
      <w:tr w:rsidR="001E5779" w:rsidRPr="00F969B4" w14:paraId="5D8B6061"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EBC7DA"/>
            <w:hideMark/>
          </w:tcPr>
          <w:p w14:paraId="7C6106BD" w14:textId="77777777" w:rsidR="001E5779" w:rsidRPr="00A72F9B" w:rsidRDefault="001E5779" w:rsidP="00FF00A8">
            <w:pPr>
              <w:rPr>
                <w:b w:val="0"/>
                <w:bCs w:val="0"/>
                <w:lang w:eastAsia="de-AT"/>
              </w:rPr>
            </w:pPr>
            <w:r w:rsidRPr="00A72F9B">
              <w:rPr>
                <w:b w:val="0"/>
                <w:bCs w:val="0"/>
                <w:lang w:eastAsia="de-AT"/>
              </w:rPr>
              <w:t>PED boundaries</w:t>
            </w:r>
          </w:p>
        </w:tc>
        <w:tc>
          <w:tcPr>
            <w:tcW w:w="0" w:type="auto"/>
            <w:shd w:val="clear" w:color="auto" w:fill="EBC7DA"/>
            <w:hideMark/>
          </w:tcPr>
          <w:p w14:paraId="314C7759"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Spatial</w:t>
            </w:r>
          </w:p>
        </w:tc>
      </w:tr>
      <w:tr w:rsidR="001E5779" w:rsidRPr="00F969B4" w14:paraId="1FF79643"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EBC7DA"/>
            <w:hideMark/>
          </w:tcPr>
          <w:p w14:paraId="46FD5B47" w14:textId="77777777" w:rsidR="001E5779" w:rsidRPr="00A72F9B" w:rsidRDefault="001E5779" w:rsidP="00FF00A8">
            <w:pPr>
              <w:rPr>
                <w:b w:val="0"/>
                <w:bCs w:val="0"/>
                <w:lang w:eastAsia="de-AT"/>
              </w:rPr>
            </w:pPr>
            <w:r w:rsidRPr="00A72F9B">
              <w:rPr>
                <w:b w:val="0"/>
                <w:bCs w:val="0"/>
                <w:lang w:eastAsia="de-AT"/>
              </w:rPr>
              <w:t>Strategic planning</w:t>
            </w:r>
          </w:p>
        </w:tc>
        <w:tc>
          <w:tcPr>
            <w:tcW w:w="0" w:type="auto"/>
            <w:shd w:val="clear" w:color="auto" w:fill="EBC7DA"/>
            <w:hideMark/>
          </w:tcPr>
          <w:p w14:paraId="00A39E2B"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Spatial</w:t>
            </w:r>
          </w:p>
        </w:tc>
      </w:tr>
      <w:tr w:rsidR="001E5779" w:rsidRPr="00F969B4" w14:paraId="196D657D"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EBC7DA"/>
            <w:hideMark/>
          </w:tcPr>
          <w:p w14:paraId="784C5C7B" w14:textId="77777777" w:rsidR="001E5779" w:rsidRPr="00A72F9B" w:rsidRDefault="001E5779" w:rsidP="00FF00A8">
            <w:pPr>
              <w:rPr>
                <w:b w:val="0"/>
                <w:bCs w:val="0"/>
                <w:lang w:eastAsia="de-AT"/>
              </w:rPr>
            </w:pPr>
            <w:r w:rsidRPr="00A72F9B">
              <w:rPr>
                <w:b w:val="0"/>
                <w:bCs w:val="0"/>
                <w:lang w:eastAsia="de-AT"/>
              </w:rPr>
              <w:t>Governance Framework</w:t>
            </w:r>
          </w:p>
        </w:tc>
        <w:tc>
          <w:tcPr>
            <w:tcW w:w="0" w:type="auto"/>
            <w:shd w:val="clear" w:color="auto" w:fill="EBC7DA"/>
            <w:hideMark/>
          </w:tcPr>
          <w:p w14:paraId="2484E5B7"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Spatial</w:t>
            </w:r>
          </w:p>
        </w:tc>
      </w:tr>
      <w:tr w:rsidR="001E5779" w:rsidRPr="00F969B4" w14:paraId="7A2C0FF1"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F6DBB8"/>
            <w:hideMark/>
          </w:tcPr>
          <w:p w14:paraId="14DB353E" w14:textId="77777777" w:rsidR="001E5779" w:rsidRPr="00A72F9B" w:rsidRDefault="001E5779" w:rsidP="00FF00A8">
            <w:pPr>
              <w:rPr>
                <w:b w:val="0"/>
                <w:bCs w:val="0"/>
                <w:lang w:eastAsia="de-AT"/>
              </w:rPr>
            </w:pPr>
            <w:r w:rsidRPr="00A72F9B">
              <w:rPr>
                <w:b w:val="0"/>
                <w:bCs w:val="0"/>
                <w:lang w:eastAsia="de-AT"/>
              </w:rPr>
              <w:t>City Missions</w:t>
            </w:r>
          </w:p>
        </w:tc>
        <w:tc>
          <w:tcPr>
            <w:tcW w:w="0" w:type="auto"/>
            <w:shd w:val="clear" w:color="auto" w:fill="F6DBB8"/>
            <w:hideMark/>
          </w:tcPr>
          <w:p w14:paraId="38965448"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Political</w:t>
            </w:r>
          </w:p>
        </w:tc>
      </w:tr>
      <w:tr w:rsidR="001E5779" w:rsidRPr="00F969B4" w14:paraId="00C88A5E"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F6DBB8"/>
            <w:hideMark/>
          </w:tcPr>
          <w:p w14:paraId="076C7CD3" w14:textId="77777777" w:rsidR="001E5779" w:rsidRPr="00A72F9B" w:rsidRDefault="001E5779" w:rsidP="00FF00A8">
            <w:pPr>
              <w:rPr>
                <w:b w:val="0"/>
                <w:bCs w:val="0"/>
                <w:lang w:eastAsia="de-AT"/>
              </w:rPr>
            </w:pPr>
            <w:r w:rsidRPr="00A72F9B">
              <w:rPr>
                <w:b w:val="0"/>
                <w:bCs w:val="0"/>
                <w:lang w:eastAsia="de-AT"/>
              </w:rPr>
              <w:t>Decision</w:t>
            </w:r>
            <w:r>
              <w:rPr>
                <w:b w:val="0"/>
                <w:bCs w:val="0"/>
                <w:lang w:eastAsia="de-AT"/>
              </w:rPr>
              <w:t xml:space="preserve"> S</w:t>
            </w:r>
            <w:r w:rsidRPr="00A72F9B">
              <w:rPr>
                <w:b w:val="0"/>
                <w:bCs w:val="0"/>
                <w:lang w:eastAsia="de-AT"/>
              </w:rPr>
              <w:t>upport Tools</w:t>
            </w:r>
          </w:p>
        </w:tc>
        <w:tc>
          <w:tcPr>
            <w:tcW w:w="0" w:type="auto"/>
            <w:shd w:val="clear" w:color="auto" w:fill="F6DBB8"/>
            <w:hideMark/>
          </w:tcPr>
          <w:p w14:paraId="67FD7042"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Political</w:t>
            </w:r>
          </w:p>
        </w:tc>
      </w:tr>
      <w:tr w:rsidR="001E5779" w:rsidRPr="00F969B4" w14:paraId="27B91171"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F6DBB8"/>
            <w:hideMark/>
          </w:tcPr>
          <w:p w14:paraId="2870EB54" w14:textId="77777777" w:rsidR="001E5779" w:rsidRPr="00A72F9B" w:rsidRDefault="001E5779" w:rsidP="00FF00A8">
            <w:pPr>
              <w:rPr>
                <w:b w:val="0"/>
                <w:bCs w:val="0"/>
                <w:lang w:eastAsia="de-AT"/>
              </w:rPr>
            </w:pPr>
            <w:r w:rsidRPr="00A72F9B">
              <w:rPr>
                <w:b w:val="0"/>
                <w:bCs w:val="0"/>
                <w:lang w:eastAsia="de-AT"/>
              </w:rPr>
              <w:t>Political Engagement</w:t>
            </w:r>
          </w:p>
        </w:tc>
        <w:tc>
          <w:tcPr>
            <w:tcW w:w="0" w:type="auto"/>
            <w:shd w:val="clear" w:color="auto" w:fill="F6DBB8"/>
            <w:hideMark/>
          </w:tcPr>
          <w:p w14:paraId="0F00AB52"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Political</w:t>
            </w:r>
          </w:p>
        </w:tc>
      </w:tr>
      <w:tr w:rsidR="001E5779" w:rsidRPr="00F969B4" w14:paraId="1A58A3A2"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F6DBB8"/>
            <w:hideMark/>
          </w:tcPr>
          <w:p w14:paraId="01DED111" w14:textId="77777777" w:rsidR="001E5779" w:rsidRPr="00A72F9B" w:rsidRDefault="001E5779" w:rsidP="00FF00A8">
            <w:pPr>
              <w:rPr>
                <w:b w:val="0"/>
                <w:bCs w:val="0"/>
                <w:lang w:eastAsia="de-AT"/>
              </w:rPr>
            </w:pPr>
            <w:r w:rsidRPr="00A72F9B">
              <w:rPr>
                <w:b w:val="0"/>
                <w:bCs w:val="0"/>
                <w:lang w:eastAsia="de-AT"/>
              </w:rPr>
              <w:t>Power Analysis</w:t>
            </w:r>
          </w:p>
        </w:tc>
        <w:tc>
          <w:tcPr>
            <w:tcW w:w="0" w:type="auto"/>
            <w:shd w:val="clear" w:color="auto" w:fill="F6DBB8"/>
            <w:hideMark/>
          </w:tcPr>
          <w:p w14:paraId="5C072D10"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Political</w:t>
            </w:r>
          </w:p>
        </w:tc>
      </w:tr>
      <w:tr w:rsidR="001E5779" w:rsidRPr="00F969B4" w14:paraId="61495C0E"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F6DBB8"/>
            <w:hideMark/>
          </w:tcPr>
          <w:p w14:paraId="558A445C" w14:textId="77777777" w:rsidR="001E5779" w:rsidRPr="00A72F9B" w:rsidRDefault="001E5779" w:rsidP="00FF00A8">
            <w:pPr>
              <w:rPr>
                <w:b w:val="0"/>
                <w:bCs w:val="0"/>
                <w:lang w:eastAsia="de-AT"/>
              </w:rPr>
            </w:pPr>
            <w:r w:rsidRPr="00A72F9B">
              <w:rPr>
                <w:b w:val="0"/>
                <w:bCs w:val="0"/>
                <w:lang w:eastAsia="de-AT"/>
              </w:rPr>
              <w:t>Governance Structure</w:t>
            </w:r>
          </w:p>
        </w:tc>
        <w:tc>
          <w:tcPr>
            <w:tcW w:w="0" w:type="auto"/>
            <w:shd w:val="clear" w:color="auto" w:fill="F6DBB8"/>
            <w:hideMark/>
          </w:tcPr>
          <w:p w14:paraId="346D5457"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Political</w:t>
            </w:r>
          </w:p>
        </w:tc>
      </w:tr>
      <w:tr w:rsidR="001E5779" w:rsidRPr="00F969B4" w14:paraId="3B13B202"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F6DBB8"/>
            <w:hideMark/>
          </w:tcPr>
          <w:p w14:paraId="565D65BE" w14:textId="77777777" w:rsidR="001E5779" w:rsidRPr="00A72F9B" w:rsidRDefault="001E5779" w:rsidP="00FF00A8">
            <w:pPr>
              <w:rPr>
                <w:b w:val="0"/>
                <w:bCs w:val="0"/>
                <w:lang w:eastAsia="de-AT"/>
              </w:rPr>
            </w:pPr>
            <w:r w:rsidRPr="00A72F9B">
              <w:rPr>
                <w:b w:val="0"/>
                <w:bCs w:val="0"/>
                <w:lang w:eastAsia="de-AT"/>
              </w:rPr>
              <w:t>Distributive Implications</w:t>
            </w:r>
          </w:p>
        </w:tc>
        <w:tc>
          <w:tcPr>
            <w:tcW w:w="0" w:type="auto"/>
            <w:shd w:val="clear" w:color="auto" w:fill="F6DBB8"/>
            <w:hideMark/>
          </w:tcPr>
          <w:p w14:paraId="58151000"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Political</w:t>
            </w:r>
          </w:p>
        </w:tc>
      </w:tr>
      <w:tr w:rsidR="001E5779" w:rsidRPr="00F969B4" w14:paraId="51F2AB0D"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F6DBB8"/>
            <w:hideMark/>
          </w:tcPr>
          <w:p w14:paraId="7DA0C0AD" w14:textId="77777777" w:rsidR="001E5779" w:rsidRPr="00A72F9B" w:rsidRDefault="001E5779" w:rsidP="00FF00A8">
            <w:pPr>
              <w:rPr>
                <w:b w:val="0"/>
                <w:bCs w:val="0"/>
                <w:lang w:eastAsia="de-AT"/>
              </w:rPr>
            </w:pPr>
            <w:r w:rsidRPr="00A72F9B">
              <w:rPr>
                <w:b w:val="0"/>
                <w:bCs w:val="0"/>
                <w:lang w:eastAsia="de-AT"/>
              </w:rPr>
              <w:t>Regulation and Subsidies</w:t>
            </w:r>
          </w:p>
        </w:tc>
        <w:tc>
          <w:tcPr>
            <w:tcW w:w="0" w:type="auto"/>
            <w:shd w:val="clear" w:color="auto" w:fill="F6DBB8"/>
            <w:hideMark/>
          </w:tcPr>
          <w:p w14:paraId="1B0CB7C4"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Political</w:t>
            </w:r>
          </w:p>
        </w:tc>
      </w:tr>
      <w:tr w:rsidR="001E5779" w:rsidRPr="00F969B4" w14:paraId="69DEBF7B"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DDD5AA"/>
            <w:hideMark/>
          </w:tcPr>
          <w:p w14:paraId="6598EB2F" w14:textId="77777777" w:rsidR="001E5779" w:rsidRPr="00A72F9B" w:rsidRDefault="001E5779" w:rsidP="00FF00A8">
            <w:pPr>
              <w:rPr>
                <w:b w:val="0"/>
                <w:bCs w:val="0"/>
                <w:lang w:eastAsia="de-AT"/>
              </w:rPr>
            </w:pPr>
            <w:r w:rsidRPr="00A72F9B">
              <w:rPr>
                <w:b w:val="0"/>
                <w:bCs w:val="0"/>
                <w:lang w:eastAsia="de-AT"/>
              </w:rPr>
              <w:t xml:space="preserve">Local </w:t>
            </w:r>
            <w:r>
              <w:rPr>
                <w:b w:val="0"/>
                <w:bCs w:val="0"/>
                <w:lang w:eastAsia="de-AT"/>
              </w:rPr>
              <w:t>R</w:t>
            </w:r>
            <w:r w:rsidRPr="00A72F9B">
              <w:rPr>
                <w:b w:val="0"/>
                <w:bCs w:val="0"/>
                <w:lang w:eastAsia="de-AT"/>
              </w:rPr>
              <w:t xml:space="preserve">enewable </w:t>
            </w:r>
            <w:r>
              <w:rPr>
                <w:b w:val="0"/>
                <w:bCs w:val="0"/>
                <w:lang w:eastAsia="de-AT"/>
              </w:rPr>
              <w:t>P</w:t>
            </w:r>
            <w:r w:rsidRPr="00A72F9B">
              <w:rPr>
                <w:b w:val="0"/>
                <w:bCs w:val="0"/>
                <w:lang w:eastAsia="de-AT"/>
              </w:rPr>
              <w:t>roduction</w:t>
            </w:r>
          </w:p>
        </w:tc>
        <w:tc>
          <w:tcPr>
            <w:tcW w:w="0" w:type="auto"/>
            <w:shd w:val="clear" w:color="auto" w:fill="DDD5AA"/>
            <w:hideMark/>
          </w:tcPr>
          <w:p w14:paraId="368365A2"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Technological</w:t>
            </w:r>
          </w:p>
        </w:tc>
      </w:tr>
      <w:tr w:rsidR="001E5779" w:rsidRPr="00F969B4" w14:paraId="7ACC7AC8"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DDD5AA"/>
            <w:hideMark/>
          </w:tcPr>
          <w:p w14:paraId="2164C467" w14:textId="77777777" w:rsidR="001E5779" w:rsidRPr="00A72F9B" w:rsidRDefault="001E5779" w:rsidP="00FF00A8">
            <w:pPr>
              <w:rPr>
                <w:b w:val="0"/>
                <w:bCs w:val="0"/>
                <w:lang w:eastAsia="de-AT"/>
              </w:rPr>
            </w:pPr>
            <w:r>
              <w:rPr>
                <w:b w:val="0"/>
                <w:bCs w:val="0"/>
                <w:lang w:eastAsia="de-AT"/>
              </w:rPr>
              <w:t>B</w:t>
            </w:r>
            <w:r w:rsidRPr="00A72F9B">
              <w:rPr>
                <w:b w:val="0"/>
                <w:bCs w:val="0"/>
                <w:lang w:eastAsia="de-AT"/>
              </w:rPr>
              <w:t xml:space="preserve">alanced </w:t>
            </w:r>
            <w:r>
              <w:rPr>
                <w:b w:val="0"/>
                <w:bCs w:val="0"/>
                <w:lang w:eastAsia="de-AT"/>
              </w:rPr>
              <w:t>D</w:t>
            </w:r>
            <w:r w:rsidRPr="00A72F9B">
              <w:rPr>
                <w:b w:val="0"/>
                <w:bCs w:val="0"/>
                <w:lang w:eastAsia="de-AT"/>
              </w:rPr>
              <w:t xml:space="preserve">emand &amp; </w:t>
            </w:r>
            <w:r>
              <w:rPr>
                <w:b w:val="0"/>
                <w:bCs w:val="0"/>
                <w:lang w:eastAsia="de-AT"/>
              </w:rPr>
              <w:t>S</w:t>
            </w:r>
            <w:r w:rsidRPr="00A72F9B">
              <w:rPr>
                <w:b w:val="0"/>
                <w:bCs w:val="0"/>
                <w:lang w:eastAsia="de-AT"/>
              </w:rPr>
              <w:t>upply</w:t>
            </w:r>
          </w:p>
        </w:tc>
        <w:tc>
          <w:tcPr>
            <w:tcW w:w="0" w:type="auto"/>
            <w:shd w:val="clear" w:color="auto" w:fill="DDD5AA"/>
            <w:hideMark/>
          </w:tcPr>
          <w:p w14:paraId="31CF5A6B"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Technological</w:t>
            </w:r>
          </w:p>
        </w:tc>
      </w:tr>
      <w:tr w:rsidR="001E5779" w:rsidRPr="00F969B4" w14:paraId="3537ED00"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DDD5AA"/>
            <w:hideMark/>
          </w:tcPr>
          <w:p w14:paraId="118F488A" w14:textId="77777777" w:rsidR="001E5779" w:rsidRPr="00A72F9B" w:rsidRDefault="001E5779" w:rsidP="00FF00A8">
            <w:pPr>
              <w:rPr>
                <w:b w:val="0"/>
                <w:bCs w:val="0"/>
                <w:lang w:eastAsia="de-AT"/>
              </w:rPr>
            </w:pPr>
            <w:r w:rsidRPr="00A72F9B">
              <w:rPr>
                <w:b w:val="0"/>
                <w:bCs w:val="0"/>
                <w:lang w:eastAsia="de-AT"/>
              </w:rPr>
              <w:t xml:space="preserve">Energy </w:t>
            </w:r>
            <w:r>
              <w:rPr>
                <w:b w:val="0"/>
                <w:bCs w:val="0"/>
                <w:lang w:eastAsia="de-AT"/>
              </w:rPr>
              <w:t>S</w:t>
            </w:r>
            <w:r w:rsidRPr="00A72F9B">
              <w:rPr>
                <w:b w:val="0"/>
                <w:bCs w:val="0"/>
                <w:lang w:eastAsia="de-AT"/>
              </w:rPr>
              <w:t>avings</w:t>
            </w:r>
          </w:p>
        </w:tc>
        <w:tc>
          <w:tcPr>
            <w:tcW w:w="0" w:type="auto"/>
            <w:shd w:val="clear" w:color="auto" w:fill="DDD5AA"/>
            <w:hideMark/>
          </w:tcPr>
          <w:p w14:paraId="40DE8F9A"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Technological</w:t>
            </w:r>
          </w:p>
        </w:tc>
      </w:tr>
      <w:tr w:rsidR="001E5779" w:rsidRPr="00F969B4" w14:paraId="5323B893"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DDD5AA"/>
            <w:hideMark/>
          </w:tcPr>
          <w:p w14:paraId="3D8BDB9D" w14:textId="77777777" w:rsidR="001E5779" w:rsidRPr="00A72F9B" w:rsidRDefault="001E5779" w:rsidP="00FF00A8">
            <w:pPr>
              <w:rPr>
                <w:b w:val="0"/>
                <w:bCs w:val="0"/>
                <w:lang w:eastAsia="de-AT"/>
              </w:rPr>
            </w:pPr>
            <w:r w:rsidRPr="00A72F9B">
              <w:rPr>
                <w:b w:val="0"/>
                <w:bCs w:val="0"/>
                <w:lang w:eastAsia="de-AT"/>
              </w:rPr>
              <w:t xml:space="preserve">Conversion &amp; </w:t>
            </w:r>
            <w:r>
              <w:rPr>
                <w:b w:val="0"/>
                <w:bCs w:val="0"/>
                <w:lang w:eastAsia="de-AT"/>
              </w:rPr>
              <w:t>S</w:t>
            </w:r>
            <w:r w:rsidRPr="00A72F9B">
              <w:rPr>
                <w:b w:val="0"/>
                <w:bCs w:val="0"/>
                <w:lang w:eastAsia="de-AT"/>
              </w:rPr>
              <w:t>torage</w:t>
            </w:r>
          </w:p>
        </w:tc>
        <w:tc>
          <w:tcPr>
            <w:tcW w:w="0" w:type="auto"/>
            <w:shd w:val="clear" w:color="auto" w:fill="DDD5AA"/>
            <w:hideMark/>
          </w:tcPr>
          <w:p w14:paraId="3974DBDE"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Technological</w:t>
            </w:r>
          </w:p>
        </w:tc>
      </w:tr>
      <w:tr w:rsidR="001E5779" w:rsidRPr="00F969B4" w14:paraId="178EA50E"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DDD5AA"/>
            <w:hideMark/>
          </w:tcPr>
          <w:p w14:paraId="1C6CD2F2" w14:textId="77777777" w:rsidR="001E5779" w:rsidRPr="00E31C4A" w:rsidRDefault="001E5779" w:rsidP="00FF00A8">
            <w:pPr>
              <w:rPr>
                <w:lang w:eastAsia="de-AT"/>
              </w:rPr>
            </w:pPr>
            <w:r w:rsidRPr="00E31C4A">
              <w:rPr>
                <w:lang w:eastAsia="de-AT"/>
              </w:rPr>
              <w:t>Infstrastructure</w:t>
            </w:r>
          </w:p>
        </w:tc>
        <w:tc>
          <w:tcPr>
            <w:tcW w:w="0" w:type="auto"/>
            <w:shd w:val="clear" w:color="auto" w:fill="DDD5AA"/>
            <w:hideMark/>
          </w:tcPr>
          <w:p w14:paraId="15E544D7"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Technological</w:t>
            </w:r>
          </w:p>
        </w:tc>
      </w:tr>
      <w:tr w:rsidR="001E5779" w:rsidRPr="00F969B4" w14:paraId="2D34A050"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DDD5AA"/>
            <w:hideMark/>
          </w:tcPr>
          <w:p w14:paraId="565EBF5C" w14:textId="77777777" w:rsidR="001E5779" w:rsidRPr="00A72F9B" w:rsidRDefault="001E5779" w:rsidP="00FF00A8">
            <w:pPr>
              <w:rPr>
                <w:b w:val="0"/>
                <w:bCs w:val="0"/>
                <w:lang w:eastAsia="de-AT"/>
              </w:rPr>
            </w:pPr>
            <w:r w:rsidRPr="00A72F9B">
              <w:rPr>
                <w:b w:val="0"/>
                <w:bCs w:val="0"/>
                <w:lang w:eastAsia="de-AT"/>
              </w:rPr>
              <w:t>Multi-commodity energy systems</w:t>
            </w:r>
          </w:p>
        </w:tc>
        <w:tc>
          <w:tcPr>
            <w:tcW w:w="0" w:type="auto"/>
            <w:shd w:val="clear" w:color="auto" w:fill="DDD5AA"/>
            <w:hideMark/>
          </w:tcPr>
          <w:p w14:paraId="0BE00BE2"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Technological</w:t>
            </w:r>
          </w:p>
        </w:tc>
      </w:tr>
      <w:tr w:rsidR="001E5779" w:rsidRPr="00F969B4" w14:paraId="17BD7913"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C7D4EB"/>
            <w:hideMark/>
          </w:tcPr>
          <w:p w14:paraId="56F6F447" w14:textId="77777777" w:rsidR="001E5779" w:rsidRPr="00A72F9B" w:rsidRDefault="001E5779" w:rsidP="00FF00A8">
            <w:pPr>
              <w:rPr>
                <w:b w:val="0"/>
                <w:bCs w:val="0"/>
                <w:lang w:eastAsia="de-AT"/>
              </w:rPr>
            </w:pPr>
            <w:r w:rsidRPr="00A72F9B">
              <w:rPr>
                <w:b w:val="0"/>
                <w:bCs w:val="0"/>
                <w:lang w:eastAsia="de-AT"/>
              </w:rPr>
              <w:t xml:space="preserve">Community </w:t>
            </w:r>
            <w:r>
              <w:rPr>
                <w:b w:val="0"/>
                <w:bCs w:val="0"/>
                <w:lang w:eastAsia="de-AT"/>
              </w:rPr>
              <w:t>E</w:t>
            </w:r>
            <w:r w:rsidRPr="00A72F9B">
              <w:rPr>
                <w:b w:val="0"/>
                <w:bCs w:val="0"/>
                <w:lang w:eastAsia="de-AT"/>
              </w:rPr>
              <w:t xml:space="preserve">ngagement </w:t>
            </w:r>
          </w:p>
        </w:tc>
        <w:tc>
          <w:tcPr>
            <w:tcW w:w="0" w:type="auto"/>
            <w:shd w:val="clear" w:color="auto" w:fill="C7D4EB"/>
            <w:hideMark/>
          </w:tcPr>
          <w:p w14:paraId="5B06321D"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Social</w:t>
            </w:r>
          </w:p>
        </w:tc>
      </w:tr>
      <w:tr w:rsidR="001E5779" w:rsidRPr="00F969B4" w14:paraId="4F570722"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C7D4EB"/>
            <w:hideMark/>
          </w:tcPr>
          <w:p w14:paraId="5ADA8F04" w14:textId="77777777" w:rsidR="001E5779" w:rsidRPr="00A72F9B" w:rsidRDefault="001E5779" w:rsidP="00FF00A8">
            <w:pPr>
              <w:rPr>
                <w:b w:val="0"/>
                <w:bCs w:val="0"/>
                <w:lang w:eastAsia="de-AT"/>
              </w:rPr>
            </w:pPr>
            <w:r w:rsidRPr="00A72F9B">
              <w:rPr>
                <w:b w:val="0"/>
                <w:bCs w:val="0"/>
                <w:lang w:eastAsia="de-AT"/>
              </w:rPr>
              <w:t>Narrative</w:t>
            </w:r>
            <w:r>
              <w:rPr>
                <w:b w:val="0"/>
                <w:bCs w:val="0"/>
                <w:lang w:eastAsia="de-AT"/>
              </w:rPr>
              <w:t>&amp; Storytellung</w:t>
            </w:r>
          </w:p>
        </w:tc>
        <w:tc>
          <w:tcPr>
            <w:tcW w:w="0" w:type="auto"/>
            <w:shd w:val="clear" w:color="auto" w:fill="C7D4EB"/>
            <w:hideMark/>
          </w:tcPr>
          <w:p w14:paraId="0DAD6060"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Social</w:t>
            </w:r>
          </w:p>
        </w:tc>
      </w:tr>
      <w:tr w:rsidR="001E5779" w:rsidRPr="00F969B4" w14:paraId="7A4A88C6"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C7D4EB"/>
            <w:hideMark/>
          </w:tcPr>
          <w:p w14:paraId="58B98F66" w14:textId="77777777" w:rsidR="001E5779" w:rsidRPr="00A72F9B" w:rsidRDefault="001E5779" w:rsidP="00FF00A8">
            <w:pPr>
              <w:rPr>
                <w:b w:val="0"/>
                <w:bCs w:val="0"/>
                <w:lang w:val="en-US" w:eastAsia="de-AT"/>
              </w:rPr>
            </w:pPr>
            <w:r w:rsidRPr="00A72F9B">
              <w:rPr>
                <w:b w:val="0"/>
                <w:bCs w:val="0"/>
                <w:lang w:val="en-US" w:eastAsia="de-AT"/>
              </w:rPr>
              <w:t xml:space="preserve">Everyday </w:t>
            </w:r>
            <w:r>
              <w:rPr>
                <w:b w:val="0"/>
                <w:bCs w:val="0"/>
                <w:lang w:val="en-US" w:eastAsia="de-AT"/>
              </w:rPr>
              <w:t>Consumption &amp; Production P</w:t>
            </w:r>
            <w:r w:rsidRPr="00A72F9B">
              <w:rPr>
                <w:b w:val="0"/>
                <w:bCs w:val="0"/>
                <w:lang w:val="en-US" w:eastAsia="de-AT"/>
              </w:rPr>
              <w:t>ractices</w:t>
            </w:r>
          </w:p>
        </w:tc>
        <w:tc>
          <w:tcPr>
            <w:tcW w:w="0" w:type="auto"/>
            <w:shd w:val="clear" w:color="auto" w:fill="C7D4EB"/>
            <w:hideMark/>
          </w:tcPr>
          <w:p w14:paraId="61BF130B"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Social</w:t>
            </w:r>
          </w:p>
        </w:tc>
      </w:tr>
      <w:tr w:rsidR="001E5779" w:rsidRPr="00F969B4" w14:paraId="7A673980"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C7D4EB"/>
            <w:hideMark/>
          </w:tcPr>
          <w:p w14:paraId="186E16D5" w14:textId="77777777" w:rsidR="001E5779" w:rsidRPr="00A72F9B" w:rsidRDefault="001E5779" w:rsidP="00FF00A8">
            <w:pPr>
              <w:rPr>
                <w:b w:val="0"/>
                <w:bCs w:val="0"/>
                <w:lang w:eastAsia="de-AT"/>
              </w:rPr>
            </w:pPr>
            <w:r w:rsidRPr="00A72F9B">
              <w:rPr>
                <w:b w:val="0"/>
                <w:bCs w:val="0"/>
                <w:lang w:eastAsia="de-AT"/>
              </w:rPr>
              <w:t>Wellbeing &amp; quality of life</w:t>
            </w:r>
          </w:p>
        </w:tc>
        <w:tc>
          <w:tcPr>
            <w:tcW w:w="0" w:type="auto"/>
            <w:shd w:val="clear" w:color="auto" w:fill="C7D4EB"/>
            <w:hideMark/>
          </w:tcPr>
          <w:p w14:paraId="526EA971"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Social</w:t>
            </w:r>
          </w:p>
        </w:tc>
      </w:tr>
      <w:tr w:rsidR="001E5779" w:rsidRPr="00F969B4" w14:paraId="582EB05A"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C7D4EB"/>
            <w:hideMark/>
          </w:tcPr>
          <w:p w14:paraId="6515E174" w14:textId="77777777" w:rsidR="001E5779" w:rsidRPr="00A72F9B" w:rsidRDefault="001E5779" w:rsidP="00FF00A8">
            <w:pPr>
              <w:rPr>
                <w:b w:val="0"/>
                <w:bCs w:val="0"/>
                <w:lang w:eastAsia="de-AT"/>
              </w:rPr>
            </w:pPr>
            <w:r w:rsidRPr="00A72F9B">
              <w:rPr>
                <w:b w:val="0"/>
                <w:bCs w:val="0"/>
                <w:lang w:eastAsia="de-AT"/>
              </w:rPr>
              <w:t xml:space="preserve">Behavioural </w:t>
            </w:r>
            <w:r>
              <w:rPr>
                <w:b w:val="0"/>
                <w:bCs w:val="0"/>
                <w:lang w:eastAsia="de-AT"/>
              </w:rPr>
              <w:t>C</w:t>
            </w:r>
            <w:r w:rsidRPr="00A72F9B">
              <w:rPr>
                <w:b w:val="0"/>
                <w:bCs w:val="0"/>
                <w:lang w:eastAsia="de-AT"/>
              </w:rPr>
              <w:t xml:space="preserve">hange &amp; </w:t>
            </w:r>
            <w:r>
              <w:rPr>
                <w:b w:val="0"/>
                <w:bCs w:val="0"/>
                <w:lang w:eastAsia="de-AT"/>
              </w:rPr>
              <w:t>A</w:t>
            </w:r>
            <w:r w:rsidRPr="00A72F9B">
              <w:rPr>
                <w:b w:val="0"/>
                <w:bCs w:val="0"/>
                <w:lang w:eastAsia="de-AT"/>
              </w:rPr>
              <w:t>wareness</w:t>
            </w:r>
          </w:p>
        </w:tc>
        <w:tc>
          <w:tcPr>
            <w:tcW w:w="0" w:type="auto"/>
            <w:shd w:val="clear" w:color="auto" w:fill="C7D4EB"/>
            <w:hideMark/>
          </w:tcPr>
          <w:p w14:paraId="13770605"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Social</w:t>
            </w:r>
          </w:p>
        </w:tc>
      </w:tr>
      <w:tr w:rsidR="001E5779" w:rsidRPr="00F969B4" w14:paraId="08D4F2D3"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C7D4EB"/>
            <w:hideMark/>
          </w:tcPr>
          <w:p w14:paraId="123051ED" w14:textId="77777777" w:rsidR="001E5779" w:rsidRPr="00A72F9B" w:rsidRDefault="001E5779" w:rsidP="00FF00A8">
            <w:pPr>
              <w:rPr>
                <w:b w:val="0"/>
                <w:bCs w:val="0"/>
                <w:lang w:eastAsia="de-AT"/>
              </w:rPr>
            </w:pPr>
            <w:r w:rsidRPr="00A72F9B">
              <w:rPr>
                <w:b w:val="0"/>
                <w:bCs w:val="0"/>
                <w:lang w:eastAsia="de-AT"/>
              </w:rPr>
              <w:t xml:space="preserve">Social </w:t>
            </w:r>
            <w:r>
              <w:rPr>
                <w:b w:val="0"/>
                <w:bCs w:val="0"/>
                <w:lang w:eastAsia="de-AT"/>
              </w:rPr>
              <w:t>J</w:t>
            </w:r>
            <w:r w:rsidRPr="00A72F9B">
              <w:rPr>
                <w:b w:val="0"/>
                <w:bCs w:val="0"/>
                <w:lang w:eastAsia="de-AT"/>
              </w:rPr>
              <w:t xml:space="preserve">ustice &amp; </w:t>
            </w:r>
            <w:r>
              <w:rPr>
                <w:b w:val="0"/>
                <w:bCs w:val="0"/>
                <w:lang w:eastAsia="de-AT"/>
              </w:rPr>
              <w:t>E</w:t>
            </w:r>
            <w:r w:rsidRPr="00A72F9B">
              <w:rPr>
                <w:b w:val="0"/>
                <w:bCs w:val="0"/>
                <w:lang w:eastAsia="de-AT"/>
              </w:rPr>
              <w:t>quity</w:t>
            </w:r>
          </w:p>
        </w:tc>
        <w:tc>
          <w:tcPr>
            <w:tcW w:w="0" w:type="auto"/>
            <w:shd w:val="clear" w:color="auto" w:fill="C7D4EB"/>
            <w:hideMark/>
          </w:tcPr>
          <w:p w14:paraId="62C3B3C8"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Social</w:t>
            </w:r>
          </w:p>
        </w:tc>
      </w:tr>
      <w:tr w:rsidR="001E5779" w:rsidRPr="00F969B4" w14:paraId="5EAF97B0"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C7D4EB"/>
            <w:hideMark/>
          </w:tcPr>
          <w:p w14:paraId="6C744318" w14:textId="77777777" w:rsidR="001E5779" w:rsidRPr="00A72F9B" w:rsidRDefault="001E5779" w:rsidP="00FF00A8">
            <w:pPr>
              <w:rPr>
                <w:b w:val="0"/>
                <w:bCs w:val="0"/>
                <w:lang w:eastAsia="de-AT"/>
              </w:rPr>
            </w:pPr>
            <w:r w:rsidRPr="00A72F9B">
              <w:rPr>
                <w:b w:val="0"/>
                <w:bCs w:val="0"/>
                <w:lang w:eastAsia="de-AT"/>
              </w:rPr>
              <w:t xml:space="preserve">Social </w:t>
            </w:r>
            <w:r>
              <w:rPr>
                <w:b w:val="0"/>
                <w:bCs w:val="0"/>
                <w:lang w:eastAsia="de-AT"/>
              </w:rPr>
              <w:t>I</w:t>
            </w:r>
            <w:r w:rsidRPr="00A72F9B">
              <w:rPr>
                <w:b w:val="0"/>
                <w:bCs w:val="0"/>
                <w:lang w:eastAsia="de-AT"/>
              </w:rPr>
              <w:t>nnovation</w:t>
            </w:r>
          </w:p>
        </w:tc>
        <w:tc>
          <w:tcPr>
            <w:tcW w:w="0" w:type="auto"/>
            <w:shd w:val="clear" w:color="auto" w:fill="C7D4EB"/>
            <w:hideMark/>
          </w:tcPr>
          <w:p w14:paraId="433EE3A2"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Social</w:t>
            </w:r>
          </w:p>
        </w:tc>
      </w:tr>
      <w:tr w:rsidR="001E5779" w:rsidRPr="00F969B4" w14:paraId="31007A0F"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C7D4EB"/>
            <w:hideMark/>
          </w:tcPr>
          <w:p w14:paraId="115B32FA" w14:textId="77777777" w:rsidR="001E5779" w:rsidRPr="00A72F9B" w:rsidRDefault="001E5779" w:rsidP="00FF00A8">
            <w:pPr>
              <w:rPr>
                <w:b w:val="0"/>
                <w:bCs w:val="0"/>
                <w:lang w:eastAsia="de-AT"/>
              </w:rPr>
            </w:pPr>
            <w:r w:rsidRPr="00A72F9B">
              <w:rPr>
                <w:b w:val="0"/>
                <w:bCs w:val="0"/>
                <w:lang w:eastAsia="de-AT"/>
              </w:rPr>
              <w:t>Cultural ontext</w:t>
            </w:r>
          </w:p>
        </w:tc>
        <w:tc>
          <w:tcPr>
            <w:tcW w:w="0" w:type="auto"/>
            <w:shd w:val="clear" w:color="auto" w:fill="C7D4EB"/>
            <w:hideMark/>
          </w:tcPr>
          <w:p w14:paraId="72BF53D8"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Social</w:t>
            </w:r>
          </w:p>
        </w:tc>
      </w:tr>
      <w:tr w:rsidR="001E5779" w:rsidRPr="00F969B4" w14:paraId="712DA8AE"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C7D4EB"/>
            <w:hideMark/>
          </w:tcPr>
          <w:p w14:paraId="7A575D33" w14:textId="77777777" w:rsidR="001E5779" w:rsidRPr="00A72F9B" w:rsidRDefault="001E5779" w:rsidP="00FF00A8">
            <w:pPr>
              <w:rPr>
                <w:b w:val="0"/>
                <w:bCs w:val="0"/>
                <w:lang w:eastAsia="de-AT"/>
              </w:rPr>
            </w:pPr>
            <w:r w:rsidRPr="00A72F9B">
              <w:rPr>
                <w:b w:val="0"/>
                <w:bCs w:val="0"/>
                <w:lang w:eastAsia="de-AT"/>
              </w:rPr>
              <w:t>Heritage</w:t>
            </w:r>
          </w:p>
        </w:tc>
        <w:tc>
          <w:tcPr>
            <w:tcW w:w="0" w:type="auto"/>
            <w:shd w:val="clear" w:color="auto" w:fill="C7D4EB"/>
            <w:hideMark/>
          </w:tcPr>
          <w:p w14:paraId="049F5FDF"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Social</w:t>
            </w:r>
          </w:p>
        </w:tc>
      </w:tr>
      <w:tr w:rsidR="001E5779" w:rsidRPr="00F969B4" w14:paraId="64E5DE52"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A1DBF6"/>
            <w:hideMark/>
          </w:tcPr>
          <w:p w14:paraId="7FACFDAA" w14:textId="77777777" w:rsidR="001E5779" w:rsidRPr="00A72F9B" w:rsidRDefault="001E5779" w:rsidP="00FF00A8">
            <w:pPr>
              <w:rPr>
                <w:b w:val="0"/>
                <w:bCs w:val="0"/>
                <w:lang w:eastAsia="de-AT"/>
              </w:rPr>
            </w:pPr>
            <w:r w:rsidRPr="00A72F9B">
              <w:rPr>
                <w:b w:val="0"/>
                <w:bCs w:val="0"/>
                <w:lang w:eastAsia="de-AT"/>
              </w:rPr>
              <w:t>Circularity</w:t>
            </w:r>
          </w:p>
        </w:tc>
        <w:tc>
          <w:tcPr>
            <w:tcW w:w="0" w:type="auto"/>
            <w:shd w:val="clear" w:color="auto" w:fill="A1DBF6"/>
            <w:hideMark/>
          </w:tcPr>
          <w:p w14:paraId="2A8C56AC"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Environmental</w:t>
            </w:r>
          </w:p>
        </w:tc>
      </w:tr>
      <w:tr w:rsidR="001E5779" w:rsidRPr="00F969B4" w14:paraId="06C46B3A"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A1DBF6"/>
            <w:hideMark/>
          </w:tcPr>
          <w:p w14:paraId="618EE7D3" w14:textId="77777777" w:rsidR="001E5779" w:rsidRPr="00A72F9B" w:rsidRDefault="001E5779" w:rsidP="00FF00A8">
            <w:pPr>
              <w:rPr>
                <w:b w:val="0"/>
                <w:bCs w:val="0"/>
                <w:lang w:eastAsia="de-AT"/>
              </w:rPr>
            </w:pPr>
            <w:r w:rsidRPr="00A72F9B">
              <w:rPr>
                <w:b w:val="0"/>
                <w:bCs w:val="0"/>
                <w:lang w:eastAsia="de-AT"/>
              </w:rPr>
              <w:t>Climate adaptation/Climate neutral</w:t>
            </w:r>
          </w:p>
        </w:tc>
        <w:tc>
          <w:tcPr>
            <w:tcW w:w="0" w:type="auto"/>
            <w:shd w:val="clear" w:color="auto" w:fill="A1DBF6"/>
            <w:hideMark/>
          </w:tcPr>
          <w:p w14:paraId="4260630B"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Environmental</w:t>
            </w:r>
          </w:p>
        </w:tc>
      </w:tr>
      <w:tr w:rsidR="001E5779" w:rsidRPr="00F969B4" w14:paraId="70082E59"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A1DBF6"/>
            <w:hideMark/>
          </w:tcPr>
          <w:p w14:paraId="38523576" w14:textId="77777777" w:rsidR="001E5779" w:rsidRPr="00A72F9B" w:rsidRDefault="001E5779" w:rsidP="00FF00A8">
            <w:pPr>
              <w:rPr>
                <w:b w:val="0"/>
                <w:bCs w:val="0"/>
                <w:lang w:eastAsia="de-AT"/>
              </w:rPr>
            </w:pPr>
            <w:r w:rsidRPr="00A72F9B">
              <w:rPr>
                <w:b w:val="0"/>
                <w:bCs w:val="0"/>
                <w:lang w:eastAsia="de-AT"/>
              </w:rPr>
              <w:lastRenderedPageBreak/>
              <w:t>Energy efficiency</w:t>
            </w:r>
          </w:p>
        </w:tc>
        <w:tc>
          <w:tcPr>
            <w:tcW w:w="0" w:type="auto"/>
            <w:shd w:val="clear" w:color="auto" w:fill="A1DBF6"/>
            <w:hideMark/>
          </w:tcPr>
          <w:p w14:paraId="44D9BBD8"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Environmental</w:t>
            </w:r>
          </w:p>
        </w:tc>
      </w:tr>
      <w:tr w:rsidR="001E5779" w:rsidRPr="00F969B4" w14:paraId="352E2B34"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A1DBF6"/>
            <w:hideMark/>
          </w:tcPr>
          <w:p w14:paraId="04E70738" w14:textId="77777777" w:rsidR="001E5779" w:rsidRPr="00A72F9B" w:rsidRDefault="001E5779" w:rsidP="00FF00A8">
            <w:pPr>
              <w:rPr>
                <w:b w:val="0"/>
                <w:bCs w:val="0"/>
                <w:lang w:eastAsia="de-AT"/>
              </w:rPr>
            </w:pPr>
            <w:r w:rsidRPr="00A72F9B">
              <w:rPr>
                <w:b w:val="0"/>
                <w:bCs w:val="0"/>
                <w:lang w:eastAsia="de-AT"/>
              </w:rPr>
              <w:t>Embodied energy</w:t>
            </w:r>
          </w:p>
        </w:tc>
        <w:tc>
          <w:tcPr>
            <w:tcW w:w="0" w:type="auto"/>
            <w:shd w:val="clear" w:color="auto" w:fill="A1DBF6"/>
            <w:hideMark/>
          </w:tcPr>
          <w:p w14:paraId="2E0C9EA0"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Environmental</w:t>
            </w:r>
          </w:p>
        </w:tc>
      </w:tr>
      <w:tr w:rsidR="001E5779" w:rsidRPr="00F969B4" w14:paraId="4E389D7B"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A1DBF6"/>
            <w:hideMark/>
          </w:tcPr>
          <w:p w14:paraId="473C43E1" w14:textId="77777777" w:rsidR="001E5779" w:rsidRPr="00A72F9B" w:rsidRDefault="001E5779" w:rsidP="00FF00A8">
            <w:pPr>
              <w:rPr>
                <w:b w:val="0"/>
                <w:bCs w:val="0"/>
                <w:lang w:eastAsia="de-AT"/>
              </w:rPr>
            </w:pPr>
            <w:r w:rsidRPr="00A72F9B">
              <w:rPr>
                <w:b w:val="0"/>
                <w:bCs w:val="0"/>
                <w:lang w:eastAsia="de-AT"/>
              </w:rPr>
              <w:t>Green house gas emissions</w:t>
            </w:r>
          </w:p>
        </w:tc>
        <w:tc>
          <w:tcPr>
            <w:tcW w:w="0" w:type="auto"/>
            <w:shd w:val="clear" w:color="auto" w:fill="A1DBF6"/>
            <w:hideMark/>
          </w:tcPr>
          <w:p w14:paraId="6E04EE58"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Environmental</w:t>
            </w:r>
          </w:p>
        </w:tc>
      </w:tr>
      <w:tr w:rsidR="001E5779" w:rsidRPr="00F969B4" w14:paraId="1510ECFB"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A1DBF6"/>
            <w:hideMark/>
          </w:tcPr>
          <w:p w14:paraId="6CFE46BB" w14:textId="77777777" w:rsidR="001E5779" w:rsidRPr="00A72F9B" w:rsidRDefault="001E5779" w:rsidP="00FF00A8">
            <w:pPr>
              <w:rPr>
                <w:b w:val="0"/>
                <w:bCs w:val="0"/>
                <w:lang w:eastAsia="de-AT"/>
              </w:rPr>
            </w:pPr>
            <w:r w:rsidRPr="00A72F9B">
              <w:rPr>
                <w:b w:val="0"/>
                <w:bCs w:val="0"/>
                <w:lang w:eastAsia="de-AT"/>
              </w:rPr>
              <w:t>Landscape</w:t>
            </w:r>
          </w:p>
        </w:tc>
        <w:tc>
          <w:tcPr>
            <w:tcW w:w="0" w:type="auto"/>
            <w:shd w:val="clear" w:color="auto" w:fill="A1DBF6"/>
            <w:hideMark/>
          </w:tcPr>
          <w:p w14:paraId="71EC65F9"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Environmental</w:t>
            </w:r>
          </w:p>
        </w:tc>
      </w:tr>
      <w:tr w:rsidR="001E5779" w:rsidRPr="00F969B4" w14:paraId="33193DD4"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A1DBF6"/>
            <w:hideMark/>
          </w:tcPr>
          <w:p w14:paraId="456025D6" w14:textId="77777777" w:rsidR="001E5779" w:rsidRPr="00A72F9B" w:rsidRDefault="001E5779" w:rsidP="00FF00A8">
            <w:pPr>
              <w:rPr>
                <w:b w:val="0"/>
                <w:bCs w:val="0"/>
                <w:lang w:eastAsia="de-AT"/>
              </w:rPr>
            </w:pPr>
            <w:r w:rsidRPr="00A72F9B">
              <w:rPr>
                <w:b w:val="0"/>
                <w:bCs w:val="0"/>
                <w:lang w:eastAsia="de-AT"/>
              </w:rPr>
              <w:t>Resource efficiency</w:t>
            </w:r>
          </w:p>
        </w:tc>
        <w:tc>
          <w:tcPr>
            <w:tcW w:w="0" w:type="auto"/>
            <w:shd w:val="clear" w:color="auto" w:fill="A1DBF6"/>
            <w:hideMark/>
          </w:tcPr>
          <w:p w14:paraId="1498559E"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Environmental</w:t>
            </w:r>
          </w:p>
        </w:tc>
      </w:tr>
      <w:tr w:rsidR="001E5779" w:rsidRPr="00F969B4" w14:paraId="2AA99A07"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A1DBF6"/>
            <w:hideMark/>
          </w:tcPr>
          <w:p w14:paraId="6A65C707" w14:textId="77777777" w:rsidR="001E5779" w:rsidRPr="00A72F9B" w:rsidRDefault="001E5779" w:rsidP="00FF00A8">
            <w:pPr>
              <w:rPr>
                <w:b w:val="0"/>
                <w:bCs w:val="0"/>
                <w:lang w:eastAsia="de-AT"/>
              </w:rPr>
            </w:pPr>
            <w:r w:rsidRPr="00A72F9B">
              <w:rPr>
                <w:b w:val="0"/>
                <w:bCs w:val="0"/>
                <w:lang w:eastAsia="de-AT"/>
              </w:rPr>
              <w:t>Primary energy balance</w:t>
            </w:r>
          </w:p>
        </w:tc>
        <w:tc>
          <w:tcPr>
            <w:tcW w:w="0" w:type="auto"/>
            <w:shd w:val="clear" w:color="auto" w:fill="A1DBF6"/>
            <w:hideMark/>
          </w:tcPr>
          <w:p w14:paraId="5D914FA7"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Environmental</w:t>
            </w:r>
          </w:p>
        </w:tc>
      </w:tr>
      <w:tr w:rsidR="001E5779" w:rsidRPr="00F969B4" w14:paraId="71CFEEC7"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A1DBF6"/>
            <w:hideMark/>
          </w:tcPr>
          <w:p w14:paraId="4786C8A6" w14:textId="77777777" w:rsidR="001E5779" w:rsidRPr="00A72F9B" w:rsidRDefault="001E5779" w:rsidP="00FF00A8">
            <w:pPr>
              <w:rPr>
                <w:b w:val="0"/>
                <w:bCs w:val="0"/>
                <w:lang w:eastAsia="de-AT"/>
              </w:rPr>
            </w:pPr>
            <w:r w:rsidRPr="00A72F9B">
              <w:rPr>
                <w:b w:val="0"/>
                <w:bCs w:val="0"/>
                <w:lang w:eastAsia="de-AT"/>
              </w:rPr>
              <w:t>Resilience</w:t>
            </w:r>
          </w:p>
        </w:tc>
        <w:tc>
          <w:tcPr>
            <w:tcW w:w="0" w:type="auto"/>
            <w:shd w:val="clear" w:color="auto" w:fill="A1DBF6"/>
            <w:hideMark/>
          </w:tcPr>
          <w:p w14:paraId="18CC546F"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Environmental</w:t>
            </w:r>
          </w:p>
        </w:tc>
      </w:tr>
      <w:tr w:rsidR="001E5779" w:rsidRPr="00F969B4" w14:paraId="2CD91D1F"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B8DED4"/>
            <w:hideMark/>
          </w:tcPr>
          <w:p w14:paraId="51083AEF" w14:textId="77777777" w:rsidR="001E5779" w:rsidRPr="00A72F9B" w:rsidRDefault="001E5779" w:rsidP="00FF00A8">
            <w:pPr>
              <w:rPr>
                <w:b w:val="0"/>
                <w:bCs w:val="0"/>
                <w:lang w:eastAsia="de-AT"/>
              </w:rPr>
            </w:pPr>
            <w:r w:rsidRPr="00A72F9B">
              <w:rPr>
                <w:b w:val="0"/>
                <w:bCs w:val="0"/>
                <w:lang w:eastAsia="de-AT"/>
              </w:rPr>
              <w:t>Co-Creation</w:t>
            </w:r>
          </w:p>
        </w:tc>
        <w:tc>
          <w:tcPr>
            <w:tcW w:w="0" w:type="auto"/>
            <w:shd w:val="clear" w:color="auto" w:fill="B8DED4"/>
            <w:hideMark/>
          </w:tcPr>
          <w:p w14:paraId="43C9B95E"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Process and Methods</w:t>
            </w:r>
          </w:p>
        </w:tc>
      </w:tr>
      <w:tr w:rsidR="001E5779" w:rsidRPr="00F969B4" w14:paraId="598AB740"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B8DED4"/>
            <w:hideMark/>
          </w:tcPr>
          <w:p w14:paraId="203EFD2A" w14:textId="77777777" w:rsidR="001E5779" w:rsidRPr="00A72F9B" w:rsidRDefault="001E5779" w:rsidP="00FF00A8">
            <w:pPr>
              <w:rPr>
                <w:b w:val="0"/>
                <w:bCs w:val="0"/>
                <w:lang w:eastAsia="de-AT"/>
              </w:rPr>
            </w:pPr>
            <w:r w:rsidRPr="00A72F9B">
              <w:rPr>
                <w:b w:val="0"/>
                <w:bCs w:val="0"/>
                <w:lang w:eastAsia="de-AT"/>
              </w:rPr>
              <w:t>Simulation</w:t>
            </w:r>
          </w:p>
        </w:tc>
        <w:tc>
          <w:tcPr>
            <w:tcW w:w="0" w:type="auto"/>
            <w:shd w:val="clear" w:color="auto" w:fill="B8DED4"/>
            <w:hideMark/>
          </w:tcPr>
          <w:p w14:paraId="2B82F200"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Process and Methods</w:t>
            </w:r>
          </w:p>
        </w:tc>
      </w:tr>
      <w:tr w:rsidR="001E5779" w:rsidRPr="00F969B4" w14:paraId="530364BC"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B8DED4"/>
            <w:hideMark/>
          </w:tcPr>
          <w:p w14:paraId="39A4F681" w14:textId="77777777" w:rsidR="001E5779" w:rsidRPr="00A72F9B" w:rsidRDefault="001E5779" w:rsidP="00FF00A8">
            <w:pPr>
              <w:rPr>
                <w:b w:val="0"/>
                <w:bCs w:val="0"/>
                <w:lang w:eastAsia="de-AT"/>
              </w:rPr>
            </w:pPr>
            <w:r w:rsidRPr="00A72F9B">
              <w:rPr>
                <w:b w:val="0"/>
                <w:bCs w:val="0"/>
                <w:lang w:eastAsia="de-AT"/>
              </w:rPr>
              <w:t>Monitoring</w:t>
            </w:r>
          </w:p>
        </w:tc>
        <w:tc>
          <w:tcPr>
            <w:tcW w:w="0" w:type="auto"/>
            <w:shd w:val="clear" w:color="auto" w:fill="B8DED4"/>
            <w:hideMark/>
          </w:tcPr>
          <w:p w14:paraId="08918E0E"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Process and Methods</w:t>
            </w:r>
          </w:p>
        </w:tc>
      </w:tr>
      <w:tr w:rsidR="001E5779" w:rsidRPr="00F969B4" w14:paraId="7693BE4A"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B8DED4"/>
            <w:hideMark/>
          </w:tcPr>
          <w:p w14:paraId="443C5C3C" w14:textId="77777777" w:rsidR="001E5779" w:rsidRPr="00A72F9B" w:rsidRDefault="001E5779" w:rsidP="00FF00A8">
            <w:pPr>
              <w:rPr>
                <w:b w:val="0"/>
                <w:bCs w:val="0"/>
                <w:lang w:eastAsia="de-AT"/>
              </w:rPr>
            </w:pPr>
            <w:r w:rsidRPr="00A72F9B">
              <w:rPr>
                <w:b w:val="0"/>
                <w:bCs w:val="0"/>
                <w:lang w:eastAsia="de-AT"/>
              </w:rPr>
              <w:t xml:space="preserve">Modeling </w:t>
            </w:r>
            <w:r>
              <w:rPr>
                <w:b w:val="0"/>
                <w:bCs w:val="0"/>
                <w:lang w:eastAsia="de-AT"/>
              </w:rPr>
              <w:t>T</w:t>
            </w:r>
            <w:r w:rsidRPr="00A72F9B">
              <w:rPr>
                <w:b w:val="0"/>
                <w:bCs w:val="0"/>
                <w:lang w:eastAsia="de-AT"/>
              </w:rPr>
              <w:t>ools</w:t>
            </w:r>
          </w:p>
        </w:tc>
        <w:tc>
          <w:tcPr>
            <w:tcW w:w="0" w:type="auto"/>
            <w:shd w:val="clear" w:color="auto" w:fill="B8DED4"/>
            <w:hideMark/>
          </w:tcPr>
          <w:p w14:paraId="5AAB3EC4"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Process and Methods</w:t>
            </w:r>
          </w:p>
        </w:tc>
      </w:tr>
      <w:tr w:rsidR="001E5779" w:rsidRPr="00F969B4" w14:paraId="6D666CC9"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B8DED4"/>
            <w:hideMark/>
          </w:tcPr>
          <w:p w14:paraId="1CF81BF7" w14:textId="77777777" w:rsidR="001E5779" w:rsidRPr="00A72F9B" w:rsidRDefault="001E5779" w:rsidP="00FF00A8">
            <w:pPr>
              <w:rPr>
                <w:b w:val="0"/>
                <w:bCs w:val="0"/>
                <w:lang w:eastAsia="de-AT"/>
              </w:rPr>
            </w:pPr>
            <w:r>
              <w:rPr>
                <w:b w:val="0"/>
                <w:bCs w:val="0"/>
                <w:lang w:eastAsia="de-AT"/>
              </w:rPr>
              <w:t>S</w:t>
            </w:r>
            <w:r w:rsidRPr="00A72F9B">
              <w:rPr>
                <w:b w:val="0"/>
                <w:bCs w:val="0"/>
                <w:lang w:eastAsia="de-AT"/>
              </w:rPr>
              <w:t>calability</w:t>
            </w:r>
          </w:p>
        </w:tc>
        <w:tc>
          <w:tcPr>
            <w:tcW w:w="0" w:type="auto"/>
            <w:shd w:val="clear" w:color="auto" w:fill="B8DED4"/>
            <w:hideMark/>
          </w:tcPr>
          <w:p w14:paraId="7555889A"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Process and Methods</w:t>
            </w:r>
          </w:p>
        </w:tc>
      </w:tr>
      <w:tr w:rsidR="001E5779" w:rsidRPr="00F969B4" w14:paraId="5DF0D26D"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F3C8C0"/>
            <w:hideMark/>
          </w:tcPr>
          <w:p w14:paraId="0D684A24" w14:textId="77777777" w:rsidR="001E5779" w:rsidRPr="00A72F9B" w:rsidRDefault="001E5779" w:rsidP="00FF00A8">
            <w:pPr>
              <w:rPr>
                <w:b w:val="0"/>
                <w:bCs w:val="0"/>
                <w:lang w:eastAsia="de-AT"/>
              </w:rPr>
            </w:pPr>
            <w:r w:rsidRPr="00A72F9B">
              <w:rPr>
                <w:b w:val="0"/>
                <w:bCs w:val="0"/>
                <w:lang w:eastAsia="de-AT"/>
              </w:rPr>
              <w:t xml:space="preserve">Multi-level </w:t>
            </w:r>
            <w:r>
              <w:rPr>
                <w:b w:val="0"/>
                <w:bCs w:val="0"/>
                <w:lang w:eastAsia="de-AT"/>
              </w:rPr>
              <w:t>L</w:t>
            </w:r>
            <w:r w:rsidRPr="00A72F9B">
              <w:rPr>
                <w:b w:val="0"/>
                <w:bCs w:val="0"/>
                <w:lang w:eastAsia="de-AT"/>
              </w:rPr>
              <w:t>egislation</w:t>
            </w:r>
          </w:p>
        </w:tc>
        <w:tc>
          <w:tcPr>
            <w:tcW w:w="0" w:type="auto"/>
            <w:shd w:val="clear" w:color="auto" w:fill="F3C8C0"/>
            <w:hideMark/>
          </w:tcPr>
          <w:p w14:paraId="74F108F0"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Legal</w:t>
            </w:r>
          </w:p>
        </w:tc>
      </w:tr>
      <w:tr w:rsidR="001E5779" w:rsidRPr="00F969B4" w14:paraId="4BCE5968"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F3C8C0"/>
            <w:hideMark/>
          </w:tcPr>
          <w:p w14:paraId="7AC58785" w14:textId="77777777" w:rsidR="001E5779" w:rsidRPr="00A72F9B" w:rsidRDefault="001E5779" w:rsidP="00FF00A8">
            <w:pPr>
              <w:rPr>
                <w:b w:val="0"/>
                <w:bCs w:val="0"/>
                <w:lang w:eastAsia="de-AT"/>
              </w:rPr>
            </w:pPr>
            <w:r w:rsidRPr="00A72F9B">
              <w:rPr>
                <w:b w:val="0"/>
                <w:bCs w:val="0"/>
                <w:lang w:eastAsia="de-AT"/>
              </w:rPr>
              <w:t xml:space="preserve">Urban </w:t>
            </w:r>
            <w:r>
              <w:rPr>
                <w:b w:val="0"/>
                <w:bCs w:val="0"/>
                <w:lang w:eastAsia="de-AT"/>
              </w:rPr>
              <w:t>Landuse</w:t>
            </w:r>
            <w:r w:rsidRPr="00A72F9B">
              <w:rPr>
                <w:b w:val="0"/>
                <w:bCs w:val="0"/>
                <w:lang w:eastAsia="de-AT"/>
              </w:rPr>
              <w:t xml:space="preserve"> </w:t>
            </w:r>
          </w:p>
        </w:tc>
        <w:tc>
          <w:tcPr>
            <w:tcW w:w="0" w:type="auto"/>
            <w:shd w:val="clear" w:color="auto" w:fill="F3C8C0"/>
            <w:hideMark/>
          </w:tcPr>
          <w:p w14:paraId="06ECF70D"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Legal</w:t>
            </w:r>
          </w:p>
        </w:tc>
      </w:tr>
      <w:tr w:rsidR="001E5779" w:rsidRPr="00F969B4" w14:paraId="372D6482"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F3C8C0"/>
            <w:hideMark/>
          </w:tcPr>
          <w:p w14:paraId="4648C0A6" w14:textId="77777777" w:rsidR="001E5779" w:rsidRPr="00A72F9B" w:rsidRDefault="001E5779" w:rsidP="00FF00A8">
            <w:pPr>
              <w:rPr>
                <w:b w:val="0"/>
                <w:bCs w:val="0"/>
                <w:lang w:eastAsia="de-AT"/>
              </w:rPr>
            </w:pPr>
            <w:r>
              <w:rPr>
                <w:b w:val="0"/>
                <w:bCs w:val="0"/>
                <w:lang w:eastAsia="de-AT"/>
              </w:rPr>
              <w:t>District</w:t>
            </w:r>
            <w:r w:rsidRPr="00A72F9B">
              <w:rPr>
                <w:b w:val="0"/>
                <w:bCs w:val="0"/>
                <w:lang w:eastAsia="de-AT"/>
              </w:rPr>
              <w:t xml:space="preserve"> </w:t>
            </w:r>
            <w:r>
              <w:rPr>
                <w:b w:val="0"/>
                <w:bCs w:val="0"/>
                <w:lang w:eastAsia="de-AT"/>
              </w:rPr>
              <w:t>Regulation</w:t>
            </w:r>
          </w:p>
        </w:tc>
        <w:tc>
          <w:tcPr>
            <w:tcW w:w="0" w:type="auto"/>
            <w:shd w:val="clear" w:color="auto" w:fill="F3C8C0"/>
            <w:hideMark/>
          </w:tcPr>
          <w:p w14:paraId="70138049"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Legal</w:t>
            </w:r>
          </w:p>
        </w:tc>
      </w:tr>
      <w:tr w:rsidR="001E5779" w:rsidRPr="00F969B4" w14:paraId="6504E629"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F3C8C0"/>
            <w:hideMark/>
          </w:tcPr>
          <w:p w14:paraId="6375AFF5" w14:textId="77777777" w:rsidR="001E5779" w:rsidRPr="00A72F9B" w:rsidRDefault="001E5779" w:rsidP="00FF00A8">
            <w:pPr>
              <w:rPr>
                <w:b w:val="0"/>
                <w:bCs w:val="0"/>
                <w:lang w:eastAsia="de-AT"/>
              </w:rPr>
            </w:pPr>
            <w:r w:rsidRPr="00A72F9B">
              <w:rPr>
                <w:b w:val="0"/>
                <w:bCs w:val="0"/>
                <w:lang w:eastAsia="de-AT"/>
              </w:rPr>
              <w:t xml:space="preserve">Participative </w:t>
            </w:r>
            <w:r>
              <w:rPr>
                <w:b w:val="0"/>
                <w:bCs w:val="0"/>
                <w:lang w:eastAsia="de-AT"/>
              </w:rPr>
              <w:t>Instruments</w:t>
            </w:r>
          </w:p>
        </w:tc>
        <w:tc>
          <w:tcPr>
            <w:tcW w:w="0" w:type="auto"/>
            <w:shd w:val="clear" w:color="auto" w:fill="F3C8C0"/>
            <w:hideMark/>
          </w:tcPr>
          <w:p w14:paraId="34EC36F3"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Legal</w:t>
            </w:r>
          </w:p>
        </w:tc>
      </w:tr>
      <w:tr w:rsidR="001E5779" w:rsidRPr="00F969B4" w14:paraId="18C00123"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F3C8C0"/>
            <w:hideMark/>
          </w:tcPr>
          <w:p w14:paraId="07FEA397" w14:textId="77777777" w:rsidR="001E5779" w:rsidRPr="00A72F9B" w:rsidRDefault="001E5779" w:rsidP="00FF00A8">
            <w:pPr>
              <w:rPr>
                <w:b w:val="0"/>
                <w:bCs w:val="0"/>
                <w:lang w:eastAsia="de-AT"/>
              </w:rPr>
            </w:pPr>
            <w:r w:rsidRPr="00A72F9B">
              <w:rPr>
                <w:b w:val="0"/>
                <w:bCs w:val="0"/>
                <w:lang w:eastAsia="de-AT"/>
              </w:rPr>
              <w:t xml:space="preserve">Energy </w:t>
            </w:r>
            <w:r>
              <w:rPr>
                <w:b w:val="0"/>
                <w:bCs w:val="0"/>
                <w:lang w:eastAsia="de-AT"/>
              </w:rPr>
              <w:t>C</w:t>
            </w:r>
            <w:r w:rsidRPr="00A72F9B">
              <w:rPr>
                <w:b w:val="0"/>
                <w:bCs w:val="0"/>
                <w:lang w:eastAsia="de-AT"/>
              </w:rPr>
              <w:t>ommunities</w:t>
            </w:r>
          </w:p>
        </w:tc>
        <w:tc>
          <w:tcPr>
            <w:tcW w:w="0" w:type="auto"/>
            <w:shd w:val="clear" w:color="auto" w:fill="F3C8C0"/>
            <w:hideMark/>
          </w:tcPr>
          <w:p w14:paraId="4ED69286"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Legal</w:t>
            </w:r>
          </w:p>
        </w:tc>
      </w:tr>
      <w:tr w:rsidR="001E5779" w:rsidRPr="00F969B4" w14:paraId="58FC0584" w14:textId="77777777" w:rsidTr="00FF00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F3C8C0"/>
            <w:hideMark/>
          </w:tcPr>
          <w:p w14:paraId="18F8691E" w14:textId="77777777" w:rsidR="001E5779" w:rsidRPr="00A72F9B" w:rsidRDefault="001E5779" w:rsidP="00FF00A8">
            <w:pPr>
              <w:rPr>
                <w:b w:val="0"/>
                <w:bCs w:val="0"/>
                <w:lang w:eastAsia="de-AT"/>
              </w:rPr>
            </w:pPr>
            <w:r w:rsidRPr="00A72F9B">
              <w:rPr>
                <w:b w:val="0"/>
                <w:bCs w:val="0"/>
                <w:lang w:eastAsia="de-AT"/>
              </w:rPr>
              <w:t>Energy market structures</w:t>
            </w:r>
          </w:p>
        </w:tc>
        <w:tc>
          <w:tcPr>
            <w:tcW w:w="0" w:type="auto"/>
            <w:shd w:val="clear" w:color="auto" w:fill="F3C8C0"/>
            <w:hideMark/>
          </w:tcPr>
          <w:p w14:paraId="0CE56FBB" w14:textId="77777777" w:rsidR="001E5779" w:rsidRPr="00F969B4" w:rsidRDefault="001E5779" w:rsidP="00FF00A8">
            <w:pPr>
              <w:cnfStyle w:val="000000100000" w:firstRow="0" w:lastRow="0" w:firstColumn="0" w:lastColumn="0" w:oddVBand="0" w:evenVBand="0" w:oddHBand="1" w:evenHBand="0" w:firstRowFirstColumn="0" w:firstRowLastColumn="0" w:lastRowFirstColumn="0" w:lastRowLastColumn="0"/>
              <w:rPr>
                <w:lang w:eastAsia="de-AT"/>
              </w:rPr>
            </w:pPr>
            <w:r w:rsidRPr="00F969B4">
              <w:rPr>
                <w:lang w:eastAsia="de-AT"/>
              </w:rPr>
              <w:t>Legal</w:t>
            </w:r>
          </w:p>
        </w:tc>
      </w:tr>
      <w:tr w:rsidR="001E5779" w:rsidRPr="00F969B4" w14:paraId="73E9AEFE" w14:textId="77777777" w:rsidTr="00FF00A8">
        <w:trPr>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F3C8C0"/>
            <w:hideMark/>
          </w:tcPr>
          <w:p w14:paraId="576C75B7" w14:textId="77777777" w:rsidR="001E5779" w:rsidRPr="00A72F9B" w:rsidRDefault="001E5779" w:rsidP="00FF00A8">
            <w:pPr>
              <w:rPr>
                <w:b w:val="0"/>
                <w:bCs w:val="0"/>
                <w:lang w:eastAsia="de-AT"/>
              </w:rPr>
            </w:pPr>
            <w:r w:rsidRPr="00A72F9B">
              <w:rPr>
                <w:b w:val="0"/>
                <w:bCs w:val="0"/>
                <w:lang w:eastAsia="de-AT"/>
              </w:rPr>
              <w:t xml:space="preserve">Innovative </w:t>
            </w:r>
            <w:r>
              <w:rPr>
                <w:b w:val="0"/>
                <w:bCs w:val="0"/>
                <w:lang w:eastAsia="de-AT"/>
              </w:rPr>
              <w:t>I</w:t>
            </w:r>
            <w:r w:rsidRPr="00A72F9B">
              <w:rPr>
                <w:b w:val="0"/>
                <w:bCs w:val="0"/>
                <w:lang w:eastAsia="de-AT"/>
              </w:rPr>
              <w:t xml:space="preserve">nstitutional </w:t>
            </w:r>
            <w:r>
              <w:rPr>
                <w:b w:val="0"/>
                <w:bCs w:val="0"/>
                <w:lang w:eastAsia="de-AT"/>
              </w:rPr>
              <w:t>Change</w:t>
            </w:r>
          </w:p>
        </w:tc>
        <w:tc>
          <w:tcPr>
            <w:tcW w:w="0" w:type="auto"/>
            <w:shd w:val="clear" w:color="auto" w:fill="F3C8C0"/>
            <w:hideMark/>
          </w:tcPr>
          <w:p w14:paraId="76ECC25F" w14:textId="77777777" w:rsidR="001E5779" w:rsidRPr="00F969B4" w:rsidRDefault="001E5779" w:rsidP="00FF00A8">
            <w:pPr>
              <w:cnfStyle w:val="000000000000" w:firstRow="0" w:lastRow="0" w:firstColumn="0" w:lastColumn="0" w:oddVBand="0" w:evenVBand="0" w:oddHBand="0" w:evenHBand="0" w:firstRowFirstColumn="0" w:firstRowLastColumn="0" w:lastRowFirstColumn="0" w:lastRowLastColumn="0"/>
              <w:rPr>
                <w:lang w:eastAsia="de-AT"/>
              </w:rPr>
            </w:pPr>
            <w:r w:rsidRPr="00F969B4">
              <w:rPr>
                <w:lang w:eastAsia="de-AT"/>
              </w:rPr>
              <w:t>Legal</w:t>
            </w:r>
          </w:p>
        </w:tc>
      </w:tr>
    </w:tbl>
    <w:p w14:paraId="66EB4979" w14:textId="77777777" w:rsidR="001E5779" w:rsidRPr="00C6278F" w:rsidRDefault="001E5779" w:rsidP="001E5779">
      <w:pPr>
        <w:spacing w:after="0" w:line="240" w:lineRule="auto"/>
        <w:rPr>
          <w:rFonts w:ascii="Times New Roman" w:eastAsia="Times New Roman" w:hAnsi="Times New Roman" w:cs="Times New Roman"/>
          <w:kern w:val="0"/>
          <w:sz w:val="24"/>
          <w:szCs w:val="24"/>
          <w:lang w:val="en-US" w:eastAsia="de-AT"/>
          <w14:ligatures w14:val="none"/>
        </w:rPr>
      </w:pPr>
    </w:p>
    <w:p w14:paraId="74A0AB82" w14:textId="77777777" w:rsidR="001E5779" w:rsidRPr="001E5779" w:rsidRDefault="001E5779" w:rsidP="006C3083">
      <w:pPr>
        <w:rPr>
          <w:lang w:val="en-US"/>
        </w:rPr>
      </w:pPr>
    </w:p>
    <w:sectPr w:rsidR="001E5779" w:rsidRPr="001E5779" w:rsidSect="001E577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CC2"/>
    <w:multiLevelType w:val="multilevel"/>
    <w:tmpl w:val="FFA61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1D4422"/>
    <w:multiLevelType w:val="multilevel"/>
    <w:tmpl w:val="2EF26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46349D"/>
    <w:multiLevelType w:val="multilevel"/>
    <w:tmpl w:val="6A56C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D47449"/>
    <w:multiLevelType w:val="multilevel"/>
    <w:tmpl w:val="EDEC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A30890"/>
    <w:multiLevelType w:val="hybridMultilevel"/>
    <w:tmpl w:val="60724B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5B535AB3"/>
    <w:multiLevelType w:val="multilevel"/>
    <w:tmpl w:val="ADCA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72100"/>
    <w:multiLevelType w:val="hybridMultilevel"/>
    <w:tmpl w:val="86E44C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284118485">
    <w:abstractNumId w:val="1"/>
  </w:num>
  <w:num w:numId="2" w16cid:durableId="1470435017">
    <w:abstractNumId w:val="5"/>
  </w:num>
  <w:num w:numId="3" w16cid:durableId="192231016">
    <w:abstractNumId w:val="2"/>
  </w:num>
  <w:num w:numId="4" w16cid:durableId="907421059">
    <w:abstractNumId w:val="6"/>
  </w:num>
  <w:num w:numId="5" w16cid:durableId="475731572">
    <w:abstractNumId w:val="3"/>
  </w:num>
  <w:num w:numId="6" w16cid:durableId="851602978">
    <w:abstractNumId w:val="4"/>
  </w:num>
  <w:num w:numId="7" w16cid:durableId="158703079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imon Schneider">
    <w15:presenceInfo w15:providerId="Windows Live" w15:userId="572453d9361405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1E1"/>
    <w:rsid w:val="00031554"/>
    <w:rsid w:val="00041228"/>
    <w:rsid w:val="00047BA1"/>
    <w:rsid w:val="000A799A"/>
    <w:rsid w:val="000D12A3"/>
    <w:rsid w:val="00114FA4"/>
    <w:rsid w:val="00121E89"/>
    <w:rsid w:val="00185C21"/>
    <w:rsid w:val="001A170C"/>
    <w:rsid w:val="001C3FD9"/>
    <w:rsid w:val="001E5779"/>
    <w:rsid w:val="001E6D83"/>
    <w:rsid w:val="001F2FA2"/>
    <w:rsid w:val="001F5435"/>
    <w:rsid w:val="002003D9"/>
    <w:rsid w:val="002009E4"/>
    <w:rsid w:val="00203AB9"/>
    <w:rsid w:val="00230B23"/>
    <w:rsid w:val="00241E76"/>
    <w:rsid w:val="00272D8F"/>
    <w:rsid w:val="002907C6"/>
    <w:rsid w:val="002B1C7E"/>
    <w:rsid w:val="002D6CBB"/>
    <w:rsid w:val="002E6C72"/>
    <w:rsid w:val="0031431F"/>
    <w:rsid w:val="00366E43"/>
    <w:rsid w:val="003742EE"/>
    <w:rsid w:val="00375F31"/>
    <w:rsid w:val="003C5517"/>
    <w:rsid w:val="003D11E1"/>
    <w:rsid w:val="003F76C8"/>
    <w:rsid w:val="00431AE0"/>
    <w:rsid w:val="004733BB"/>
    <w:rsid w:val="005A4D1D"/>
    <w:rsid w:val="005D0010"/>
    <w:rsid w:val="005D12C4"/>
    <w:rsid w:val="0061214E"/>
    <w:rsid w:val="0065609A"/>
    <w:rsid w:val="00660A0B"/>
    <w:rsid w:val="006B4F9D"/>
    <w:rsid w:val="006C3083"/>
    <w:rsid w:val="00774C83"/>
    <w:rsid w:val="007F06C7"/>
    <w:rsid w:val="007F67B3"/>
    <w:rsid w:val="008148E8"/>
    <w:rsid w:val="00826D8A"/>
    <w:rsid w:val="00832AD7"/>
    <w:rsid w:val="008440D9"/>
    <w:rsid w:val="008516D4"/>
    <w:rsid w:val="008B7A54"/>
    <w:rsid w:val="00900D5A"/>
    <w:rsid w:val="00901A9D"/>
    <w:rsid w:val="009021E0"/>
    <w:rsid w:val="00903A43"/>
    <w:rsid w:val="0092097A"/>
    <w:rsid w:val="00930BA9"/>
    <w:rsid w:val="00975152"/>
    <w:rsid w:val="00991288"/>
    <w:rsid w:val="009B141A"/>
    <w:rsid w:val="009D6EB1"/>
    <w:rsid w:val="00A34382"/>
    <w:rsid w:val="00A72F9B"/>
    <w:rsid w:val="00A96ACA"/>
    <w:rsid w:val="00AC1F88"/>
    <w:rsid w:val="00AF2437"/>
    <w:rsid w:val="00AF4E22"/>
    <w:rsid w:val="00B25D20"/>
    <w:rsid w:val="00C50D0B"/>
    <w:rsid w:val="00C571FD"/>
    <w:rsid w:val="00C6278F"/>
    <w:rsid w:val="00C62C5F"/>
    <w:rsid w:val="00C63FF2"/>
    <w:rsid w:val="00C816EB"/>
    <w:rsid w:val="00CB6A19"/>
    <w:rsid w:val="00CB6BD3"/>
    <w:rsid w:val="00D31B24"/>
    <w:rsid w:val="00D32357"/>
    <w:rsid w:val="00D50B61"/>
    <w:rsid w:val="00DC4F4A"/>
    <w:rsid w:val="00E15230"/>
    <w:rsid w:val="00E26236"/>
    <w:rsid w:val="00E31C4A"/>
    <w:rsid w:val="00E442BB"/>
    <w:rsid w:val="00E61343"/>
    <w:rsid w:val="00E67195"/>
    <w:rsid w:val="00E82CC1"/>
    <w:rsid w:val="00E91B1A"/>
    <w:rsid w:val="00EB0A38"/>
    <w:rsid w:val="00EB7751"/>
    <w:rsid w:val="00EE40F2"/>
    <w:rsid w:val="00F06C44"/>
    <w:rsid w:val="00F35435"/>
    <w:rsid w:val="00F45C50"/>
    <w:rsid w:val="00F604C1"/>
    <w:rsid w:val="00F65B27"/>
    <w:rsid w:val="00F969B4"/>
    <w:rsid w:val="00F97F0C"/>
    <w:rsid w:val="00FB0689"/>
    <w:rsid w:val="00FD4B6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96AC4"/>
  <w15:chartTrackingRefBased/>
  <w15:docId w15:val="{CC6E6992-882C-44E2-8E7C-4785B7693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D11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3D11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3D11E1"/>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3D11E1"/>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3D11E1"/>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3D11E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D11E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D11E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D11E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D11E1"/>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3D11E1"/>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3D11E1"/>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3D11E1"/>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3D11E1"/>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3D11E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3D11E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3D11E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3D11E1"/>
    <w:rPr>
      <w:rFonts w:eastAsiaTheme="majorEastAsia" w:cstheme="majorBidi"/>
      <w:color w:val="272727" w:themeColor="text1" w:themeTint="D8"/>
    </w:rPr>
  </w:style>
  <w:style w:type="paragraph" w:styleId="Titel">
    <w:name w:val="Title"/>
    <w:basedOn w:val="Standard"/>
    <w:next w:val="Standard"/>
    <w:link w:val="TitelZchn"/>
    <w:uiPriority w:val="10"/>
    <w:qFormat/>
    <w:rsid w:val="003D1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D11E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D11E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D11E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3D11E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3D11E1"/>
    <w:rPr>
      <w:i/>
      <w:iCs/>
      <w:color w:val="404040" w:themeColor="text1" w:themeTint="BF"/>
    </w:rPr>
  </w:style>
  <w:style w:type="paragraph" w:styleId="Listenabsatz">
    <w:name w:val="List Paragraph"/>
    <w:basedOn w:val="Standard"/>
    <w:uiPriority w:val="34"/>
    <w:qFormat/>
    <w:rsid w:val="003D11E1"/>
    <w:pPr>
      <w:ind w:left="720"/>
      <w:contextualSpacing/>
    </w:pPr>
  </w:style>
  <w:style w:type="character" w:styleId="IntensiveHervorhebung">
    <w:name w:val="Intense Emphasis"/>
    <w:basedOn w:val="Absatz-Standardschriftart"/>
    <w:uiPriority w:val="21"/>
    <w:qFormat/>
    <w:rsid w:val="003D11E1"/>
    <w:rPr>
      <w:i/>
      <w:iCs/>
      <w:color w:val="2F5496" w:themeColor="accent1" w:themeShade="BF"/>
    </w:rPr>
  </w:style>
  <w:style w:type="paragraph" w:styleId="IntensivesZitat">
    <w:name w:val="Intense Quote"/>
    <w:basedOn w:val="Standard"/>
    <w:next w:val="Standard"/>
    <w:link w:val="IntensivesZitatZchn"/>
    <w:uiPriority w:val="30"/>
    <w:qFormat/>
    <w:rsid w:val="003D11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3D11E1"/>
    <w:rPr>
      <w:i/>
      <w:iCs/>
      <w:color w:val="2F5496" w:themeColor="accent1" w:themeShade="BF"/>
    </w:rPr>
  </w:style>
  <w:style w:type="character" w:styleId="IntensiverVerweis">
    <w:name w:val="Intense Reference"/>
    <w:basedOn w:val="Absatz-Standardschriftart"/>
    <w:uiPriority w:val="32"/>
    <w:qFormat/>
    <w:rsid w:val="003D11E1"/>
    <w:rPr>
      <w:b/>
      <w:bCs/>
      <w:smallCaps/>
      <w:color w:val="2F5496" w:themeColor="accent1" w:themeShade="BF"/>
      <w:spacing w:val="5"/>
    </w:rPr>
  </w:style>
  <w:style w:type="paragraph" w:styleId="StandardWeb">
    <w:name w:val="Normal (Web)"/>
    <w:basedOn w:val="Standard"/>
    <w:uiPriority w:val="99"/>
    <w:semiHidden/>
    <w:unhideWhenUsed/>
    <w:rsid w:val="00991288"/>
    <w:pPr>
      <w:spacing w:before="100" w:beforeAutospacing="1" w:after="100" w:afterAutospacing="1" w:line="240" w:lineRule="auto"/>
    </w:pPr>
    <w:rPr>
      <w:rFonts w:ascii="Times New Roman" w:eastAsia="Times New Roman" w:hAnsi="Times New Roman" w:cs="Times New Roman"/>
      <w:kern w:val="0"/>
      <w:sz w:val="24"/>
      <w:szCs w:val="24"/>
      <w:lang w:eastAsia="de-AT"/>
      <w14:ligatures w14:val="none"/>
    </w:rPr>
  </w:style>
  <w:style w:type="character" w:styleId="Fett">
    <w:name w:val="Strong"/>
    <w:basedOn w:val="Absatz-Standardschriftart"/>
    <w:uiPriority w:val="22"/>
    <w:qFormat/>
    <w:rsid w:val="00991288"/>
    <w:rPr>
      <w:b/>
      <w:bCs/>
    </w:rPr>
  </w:style>
  <w:style w:type="table" w:styleId="EinfacheTabelle2">
    <w:name w:val="Plain Table 2"/>
    <w:basedOn w:val="NormaleTabelle"/>
    <w:uiPriority w:val="42"/>
    <w:rsid w:val="00F969B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eschriftung">
    <w:name w:val="caption"/>
    <w:basedOn w:val="Standard"/>
    <w:next w:val="Standard"/>
    <w:uiPriority w:val="35"/>
    <w:unhideWhenUsed/>
    <w:qFormat/>
    <w:rsid w:val="00D32357"/>
    <w:pPr>
      <w:spacing w:after="200" w:line="240" w:lineRule="auto"/>
    </w:pPr>
    <w:rPr>
      <w:i/>
      <w:iCs/>
      <w:color w:val="44546A" w:themeColor="text2"/>
      <w:sz w:val="18"/>
      <w:szCs w:val="18"/>
    </w:rPr>
  </w:style>
  <w:style w:type="paragraph" w:styleId="berarbeitung">
    <w:name w:val="Revision"/>
    <w:hidden/>
    <w:uiPriority w:val="99"/>
    <w:semiHidden/>
    <w:rsid w:val="00DC4F4A"/>
    <w:pPr>
      <w:spacing w:after="0" w:line="240" w:lineRule="auto"/>
    </w:pPr>
  </w:style>
  <w:style w:type="table" w:styleId="Tabellenraster">
    <w:name w:val="Table Grid"/>
    <w:basedOn w:val="NormaleTabelle"/>
    <w:uiPriority w:val="39"/>
    <w:rsid w:val="00774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00854">
      <w:bodyDiv w:val="1"/>
      <w:marLeft w:val="0"/>
      <w:marRight w:val="0"/>
      <w:marTop w:val="0"/>
      <w:marBottom w:val="0"/>
      <w:divBdr>
        <w:top w:val="none" w:sz="0" w:space="0" w:color="auto"/>
        <w:left w:val="none" w:sz="0" w:space="0" w:color="auto"/>
        <w:bottom w:val="none" w:sz="0" w:space="0" w:color="auto"/>
        <w:right w:val="none" w:sz="0" w:space="0" w:color="auto"/>
      </w:divBdr>
    </w:div>
    <w:div w:id="140079788">
      <w:bodyDiv w:val="1"/>
      <w:marLeft w:val="0"/>
      <w:marRight w:val="0"/>
      <w:marTop w:val="0"/>
      <w:marBottom w:val="0"/>
      <w:divBdr>
        <w:top w:val="none" w:sz="0" w:space="0" w:color="auto"/>
        <w:left w:val="none" w:sz="0" w:space="0" w:color="auto"/>
        <w:bottom w:val="none" w:sz="0" w:space="0" w:color="auto"/>
        <w:right w:val="none" w:sz="0" w:space="0" w:color="auto"/>
      </w:divBdr>
    </w:div>
    <w:div w:id="214396339">
      <w:bodyDiv w:val="1"/>
      <w:marLeft w:val="0"/>
      <w:marRight w:val="0"/>
      <w:marTop w:val="0"/>
      <w:marBottom w:val="0"/>
      <w:divBdr>
        <w:top w:val="none" w:sz="0" w:space="0" w:color="auto"/>
        <w:left w:val="none" w:sz="0" w:space="0" w:color="auto"/>
        <w:bottom w:val="none" w:sz="0" w:space="0" w:color="auto"/>
        <w:right w:val="none" w:sz="0" w:space="0" w:color="auto"/>
      </w:divBdr>
    </w:div>
    <w:div w:id="314382721">
      <w:bodyDiv w:val="1"/>
      <w:marLeft w:val="0"/>
      <w:marRight w:val="0"/>
      <w:marTop w:val="0"/>
      <w:marBottom w:val="0"/>
      <w:divBdr>
        <w:top w:val="none" w:sz="0" w:space="0" w:color="auto"/>
        <w:left w:val="none" w:sz="0" w:space="0" w:color="auto"/>
        <w:bottom w:val="none" w:sz="0" w:space="0" w:color="auto"/>
        <w:right w:val="none" w:sz="0" w:space="0" w:color="auto"/>
      </w:divBdr>
    </w:div>
    <w:div w:id="335110122">
      <w:bodyDiv w:val="1"/>
      <w:marLeft w:val="0"/>
      <w:marRight w:val="0"/>
      <w:marTop w:val="0"/>
      <w:marBottom w:val="0"/>
      <w:divBdr>
        <w:top w:val="none" w:sz="0" w:space="0" w:color="auto"/>
        <w:left w:val="none" w:sz="0" w:space="0" w:color="auto"/>
        <w:bottom w:val="none" w:sz="0" w:space="0" w:color="auto"/>
        <w:right w:val="none" w:sz="0" w:space="0" w:color="auto"/>
      </w:divBdr>
    </w:div>
    <w:div w:id="367410959">
      <w:bodyDiv w:val="1"/>
      <w:marLeft w:val="0"/>
      <w:marRight w:val="0"/>
      <w:marTop w:val="0"/>
      <w:marBottom w:val="0"/>
      <w:divBdr>
        <w:top w:val="none" w:sz="0" w:space="0" w:color="auto"/>
        <w:left w:val="none" w:sz="0" w:space="0" w:color="auto"/>
        <w:bottom w:val="none" w:sz="0" w:space="0" w:color="auto"/>
        <w:right w:val="none" w:sz="0" w:space="0" w:color="auto"/>
      </w:divBdr>
    </w:div>
    <w:div w:id="496382806">
      <w:bodyDiv w:val="1"/>
      <w:marLeft w:val="0"/>
      <w:marRight w:val="0"/>
      <w:marTop w:val="0"/>
      <w:marBottom w:val="0"/>
      <w:divBdr>
        <w:top w:val="none" w:sz="0" w:space="0" w:color="auto"/>
        <w:left w:val="none" w:sz="0" w:space="0" w:color="auto"/>
        <w:bottom w:val="none" w:sz="0" w:space="0" w:color="auto"/>
        <w:right w:val="none" w:sz="0" w:space="0" w:color="auto"/>
      </w:divBdr>
    </w:div>
    <w:div w:id="528765450">
      <w:bodyDiv w:val="1"/>
      <w:marLeft w:val="0"/>
      <w:marRight w:val="0"/>
      <w:marTop w:val="0"/>
      <w:marBottom w:val="0"/>
      <w:divBdr>
        <w:top w:val="none" w:sz="0" w:space="0" w:color="auto"/>
        <w:left w:val="none" w:sz="0" w:space="0" w:color="auto"/>
        <w:bottom w:val="none" w:sz="0" w:space="0" w:color="auto"/>
        <w:right w:val="none" w:sz="0" w:space="0" w:color="auto"/>
      </w:divBdr>
    </w:div>
    <w:div w:id="543561347">
      <w:bodyDiv w:val="1"/>
      <w:marLeft w:val="0"/>
      <w:marRight w:val="0"/>
      <w:marTop w:val="0"/>
      <w:marBottom w:val="0"/>
      <w:divBdr>
        <w:top w:val="none" w:sz="0" w:space="0" w:color="auto"/>
        <w:left w:val="none" w:sz="0" w:space="0" w:color="auto"/>
        <w:bottom w:val="none" w:sz="0" w:space="0" w:color="auto"/>
        <w:right w:val="none" w:sz="0" w:space="0" w:color="auto"/>
      </w:divBdr>
    </w:div>
    <w:div w:id="557739289">
      <w:bodyDiv w:val="1"/>
      <w:marLeft w:val="0"/>
      <w:marRight w:val="0"/>
      <w:marTop w:val="0"/>
      <w:marBottom w:val="0"/>
      <w:divBdr>
        <w:top w:val="none" w:sz="0" w:space="0" w:color="auto"/>
        <w:left w:val="none" w:sz="0" w:space="0" w:color="auto"/>
        <w:bottom w:val="none" w:sz="0" w:space="0" w:color="auto"/>
        <w:right w:val="none" w:sz="0" w:space="0" w:color="auto"/>
      </w:divBdr>
    </w:div>
    <w:div w:id="678582701">
      <w:bodyDiv w:val="1"/>
      <w:marLeft w:val="0"/>
      <w:marRight w:val="0"/>
      <w:marTop w:val="0"/>
      <w:marBottom w:val="0"/>
      <w:divBdr>
        <w:top w:val="none" w:sz="0" w:space="0" w:color="auto"/>
        <w:left w:val="none" w:sz="0" w:space="0" w:color="auto"/>
        <w:bottom w:val="none" w:sz="0" w:space="0" w:color="auto"/>
        <w:right w:val="none" w:sz="0" w:space="0" w:color="auto"/>
      </w:divBdr>
    </w:div>
    <w:div w:id="1003825657">
      <w:bodyDiv w:val="1"/>
      <w:marLeft w:val="0"/>
      <w:marRight w:val="0"/>
      <w:marTop w:val="0"/>
      <w:marBottom w:val="0"/>
      <w:divBdr>
        <w:top w:val="none" w:sz="0" w:space="0" w:color="auto"/>
        <w:left w:val="none" w:sz="0" w:space="0" w:color="auto"/>
        <w:bottom w:val="none" w:sz="0" w:space="0" w:color="auto"/>
        <w:right w:val="none" w:sz="0" w:space="0" w:color="auto"/>
      </w:divBdr>
    </w:div>
    <w:div w:id="1006786592">
      <w:bodyDiv w:val="1"/>
      <w:marLeft w:val="0"/>
      <w:marRight w:val="0"/>
      <w:marTop w:val="0"/>
      <w:marBottom w:val="0"/>
      <w:divBdr>
        <w:top w:val="none" w:sz="0" w:space="0" w:color="auto"/>
        <w:left w:val="none" w:sz="0" w:space="0" w:color="auto"/>
        <w:bottom w:val="none" w:sz="0" w:space="0" w:color="auto"/>
        <w:right w:val="none" w:sz="0" w:space="0" w:color="auto"/>
      </w:divBdr>
    </w:div>
    <w:div w:id="1034883640">
      <w:bodyDiv w:val="1"/>
      <w:marLeft w:val="0"/>
      <w:marRight w:val="0"/>
      <w:marTop w:val="0"/>
      <w:marBottom w:val="0"/>
      <w:divBdr>
        <w:top w:val="none" w:sz="0" w:space="0" w:color="auto"/>
        <w:left w:val="none" w:sz="0" w:space="0" w:color="auto"/>
        <w:bottom w:val="none" w:sz="0" w:space="0" w:color="auto"/>
        <w:right w:val="none" w:sz="0" w:space="0" w:color="auto"/>
      </w:divBdr>
    </w:div>
    <w:div w:id="1097598990">
      <w:bodyDiv w:val="1"/>
      <w:marLeft w:val="0"/>
      <w:marRight w:val="0"/>
      <w:marTop w:val="0"/>
      <w:marBottom w:val="0"/>
      <w:divBdr>
        <w:top w:val="none" w:sz="0" w:space="0" w:color="auto"/>
        <w:left w:val="none" w:sz="0" w:space="0" w:color="auto"/>
        <w:bottom w:val="none" w:sz="0" w:space="0" w:color="auto"/>
        <w:right w:val="none" w:sz="0" w:space="0" w:color="auto"/>
      </w:divBdr>
    </w:div>
    <w:div w:id="1338800165">
      <w:bodyDiv w:val="1"/>
      <w:marLeft w:val="0"/>
      <w:marRight w:val="0"/>
      <w:marTop w:val="0"/>
      <w:marBottom w:val="0"/>
      <w:divBdr>
        <w:top w:val="none" w:sz="0" w:space="0" w:color="auto"/>
        <w:left w:val="none" w:sz="0" w:space="0" w:color="auto"/>
        <w:bottom w:val="none" w:sz="0" w:space="0" w:color="auto"/>
        <w:right w:val="none" w:sz="0" w:space="0" w:color="auto"/>
      </w:divBdr>
    </w:div>
    <w:div w:id="1352759859">
      <w:bodyDiv w:val="1"/>
      <w:marLeft w:val="0"/>
      <w:marRight w:val="0"/>
      <w:marTop w:val="0"/>
      <w:marBottom w:val="0"/>
      <w:divBdr>
        <w:top w:val="none" w:sz="0" w:space="0" w:color="auto"/>
        <w:left w:val="none" w:sz="0" w:space="0" w:color="auto"/>
        <w:bottom w:val="none" w:sz="0" w:space="0" w:color="auto"/>
        <w:right w:val="none" w:sz="0" w:space="0" w:color="auto"/>
      </w:divBdr>
      <w:divsChild>
        <w:div w:id="727724318">
          <w:marLeft w:val="0"/>
          <w:marRight w:val="0"/>
          <w:marTop w:val="0"/>
          <w:marBottom w:val="0"/>
          <w:divBdr>
            <w:top w:val="none" w:sz="0" w:space="0" w:color="auto"/>
            <w:left w:val="none" w:sz="0" w:space="0" w:color="auto"/>
            <w:bottom w:val="none" w:sz="0" w:space="0" w:color="auto"/>
            <w:right w:val="none" w:sz="0" w:space="0" w:color="auto"/>
          </w:divBdr>
          <w:divsChild>
            <w:div w:id="521672450">
              <w:marLeft w:val="0"/>
              <w:marRight w:val="0"/>
              <w:marTop w:val="0"/>
              <w:marBottom w:val="0"/>
              <w:divBdr>
                <w:top w:val="none" w:sz="0" w:space="0" w:color="auto"/>
                <w:left w:val="none" w:sz="0" w:space="0" w:color="auto"/>
                <w:bottom w:val="none" w:sz="0" w:space="0" w:color="auto"/>
                <w:right w:val="none" w:sz="0" w:space="0" w:color="auto"/>
              </w:divBdr>
            </w:div>
          </w:divsChild>
        </w:div>
        <w:div w:id="1836607749">
          <w:marLeft w:val="0"/>
          <w:marRight w:val="0"/>
          <w:marTop w:val="0"/>
          <w:marBottom w:val="0"/>
          <w:divBdr>
            <w:top w:val="none" w:sz="0" w:space="0" w:color="auto"/>
            <w:left w:val="none" w:sz="0" w:space="0" w:color="auto"/>
            <w:bottom w:val="none" w:sz="0" w:space="0" w:color="auto"/>
            <w:right w:val="none" w:sz="0" w:space="0" w:color="auto"/>
          </w:divBdr>
          <w:divsChild>
            <w:div w:id="1899171587">
              <w:marLeft w:val="0"/>
              <w:marRight w:val="0"/>
              <w:marTop w:val="0"/>
              <w:marBottom w:val="0"/>
              <w:divBdr>
                <w:top w:val="none" w:sz="0" w:space="0" w:color="auto"/>
                <w:left w:val="none" w:sz="0" w:space="0" w:color="auto"/>
                <w:bottom w:val="none" w:sz="0" w:space="0" w:color="auto"/>
                <w:right w:val="none" w:sz="0" w:space="0" w:color="auto"/>
              </w:divBdr>
            </w:div>
          </w:divsChild>
        </w:div>
        <w:div w:id="1402099913">
          <w:marLeft w:val="0"/>
          <w:marRight w:val="0"/>
          <w:marTop w:val="0"/>
          <w:marBottom w:val="0"/>
          <w:divBdr>
            <w:top w:val="none" w:sz="0" w:space="0" w:color="auto"/>
            <w:left w:val="none" w:sz="0" w:space="0" w:color="auto"/>
            <w:bottom w:val="none" w:sz="0" w:space="0" w:color="auto"/>
            <w:right w:val="none" w:sz="0" w:space="0" w:color="auto"/>
          </w:divBdr>
          <w:divsChild>
            <w:div w:id="4121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20288">
      <w:bodyDiv w:val="1"/>
      <w:marLeft w:val="0"/>
      <w:marRight w:val="0"/>
      <w:marTop w:val="0"/>
      <w:marBottom w:val="0"/>
      <w:divBdr>
        <w:top w:val="none" w:sz="0" w:space="0" w:color="auto"/>
        <w:left w:val="none" w:sz="0" w:space="0" w:color="auto"/>
        <w:bottom w:val="none" w:sz="0" w:space="0" w:color="auto"/>
        <w:right w:val="none" w:sz="0" w:space="0" w:color="auto"/>
      </w:divBdr>
    </w:div>
    <w:div w:id="1666664314">
      <w:bodyDiv w:val="1"/>
      <w:marLeft w:val="0"/>
      <w:marRight w:val="0"/>
      <w:marTop w:val="0"/>
      <w:marBottom w:val="0"/>
      <w:divBdr>
        <w:top w:val="none" w:sz="0" w:space="0" w:color="auto"/>
        <w:left w:val="none" w:sz="0" w:space="0" w:color="auto"/>
        <w:bottom w:val="none" w:sz="0" w:space="0" w:color="auto"/>
        <w:right w:val="none" w:sz="0" w:space="0" w:color="auto"/>
      </w:divBdr>
    </w:div>
    <w:div w:id="1697927471">
      <w:bodyDiv w:val="1"/>
      <w:marLeft w:val="0"/>
      <w:marRight w:val="0"/>
      <w:marTop w:val="0"/>
      <w:marBottom w:val="0"/>
      <w:divBdr>
        <w:top w:val="none" w:sz="0" w:space="0" w:color="auto"/>
        <w:left w:val="none" w:sz="0" w:space="0" w:color="auto"/>
        <w:bottom w:val="none" w:sz="0" w:space="0" w:color="auto"/>
        <w:right w:val="none" w:sz="0" w:space="0" w:color="auto"/>
      </w:divBdr>
    </w:div>
    <w:div w:id="1731882145">
      <w:bodyDiv w:val="1"/>
      <w:marLeft w:val="0"/>
      <w:marRight w:val="0"/>
      <w:marTop w:val="0"/>
      <w:marBottom w:val="0"/>
      <w:divBdr>
        <w:top w:val="none" w:sz="0" w:space="0" w:color="auto"/>
        <w:left w:val="none" w:sz="0" w:space="0" w:color="auto"/>
        <w:bottom w:val="none" w:sz="0" w:space="0" w:color="auto"/>
        <w:right w:val="none" w:sz="0" w:space="0" w:color="auto"/>
      </w:divBdr>
    </w:div>
    <w:div w:id="1756826526">
      <w:bodyDiv w:val="1"/>
      <w:marLeft w:val="0"/>
      <w:marRight w:val="0"/>
      <w:marTop w:val="0"/>
      <w:marBottom w:val="0"/>
      <w:divBdr>
        <w:top w:val="none" w:sz="0" w:space="0" w:color="auto"/>
        <w:left w:val="none" w:sz="0" w:space="0" w:color="auto"/>
        <w:bottom w:val="none" w:sz="0" w:space="0" w:color="auto"/>
        <w:right w:val="none" w:sz="0" w:space="0" w:color="auto"/>
      </w:divBdr>
    </w:div>
    <w:div w:id="1760903547">
      <w:bodyDiv w:val="1"/>
      <w:marLeft w:val="0"/>
      <w:marRight w:val="0"/>
      <w:marTop w:val="0"/>
      <w:marBottom w:val="0"/>
      <w:divBdr>
        <w:top w:val="none" w:sz="0" w:space="0" w:color="auto"/>
        <w:left w:val="none" w:sz="0" w:space="0" w:color="auto"/>
        <w:bottom w:val="none" w:sz="0" w:space="0" w:color="auto"/>
        <w:right w:val="none" w:sz="0" w:space="0" w:color="auto"/>
      </w:divBdr>
    </w:div>
    <w:div w:id="1794514797">
      <w:bodyDiv w:val="1"/>
      <w:marLeft w:val="0"/>
      <w:marRight w:val="0"/>
      <w:marTop w:val="0"/>
      <w:marBottom w:val="0"/>
      <w:divBdr>
        <w:top w:val="none" w:sz="0" w:space="0" w:color="auto"/>
        <w:left w:val="none" w:sz="0" w:space="0" w:color="auto"/>
        <w:bottom w:val="none" w:sz="0" w:space="0" w:color="auto"/>
        <w:right w:val="none" w:sz="0" w:space="0" w:color="auto"/>
      </w:divBdr>
    </w:div>
    <w:div w:id="1860393639">
      <w:bodyDiv w:val="1"/>
      <w:marLeft w:val="0"/>
      <w:marRight w:val="0"/>
      <w:marTop w:val="0"/>
      <w:marBottom w:val="0"/>
      <w:divBdr>
        <w:top w:val="none" w:sz="0" w:space="0" w:color="auto"/>
        <w:left w:val="none" w:sz="0" w:space="0" w:color="auto"/>
        <w:bottom w:val="none" w:sz="0" w:space="0" w:color="auto"/>
        <w:right w:val="none" w:sz="0" w:space="0" w:color="auto"/>
      </w:divBdr>
    </w:div>
    <w:div w:id="1874226616">
      <w:bodyDiv w:val="1"/>
      <w:marLeft w:val="0"/>
      <w:marRight w:val="0"/>
      <w:marTop w:val="0"/>
      <w:marBottom w:val="0"/>
      <w:divBdr>
        <w:top w:val="none" w:sz="0" w:space="0" w:color="auto"/>
        <w:left w:val="none" w:sz="0" w:space="0" w:color="auto"/>
        <w:bottom w:val="none" w:sz="0" w:space="0" w:color="auto"/>
        <w:right w:val="none" w:sz="0" w:space="0" w:color="auto"/>
      </w:divBdr>
    </w:div>
    <w:div w:id="188844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1734</Words>
  <Characters>10927</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Schneider</dc:creator>
  <cp:keywords/>
  <dc:description/>
  <cp:lastModifiedBy>Simon Schneider</cp:lastModifiedBy>
  <cp:revision>85</cp:revision>
  <dcterms:created xsi:type="dcterms:W3CDTF">2024-08-07T12:37:00Z</dcterms:created>
  <dcterms:modified xsi:type="dcterms:W3CDTF">2025-02-25T08:34:00Z</dcterms:modified>
</cp:coreProperties>
</file>